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1218" w14:textId="13D5F61E" w:rsidR="00497E61" w:rsidRDefault="00477C1C" w:rsidP="00FA16AB">
      <w:pPr>
        <w:pStyle w:val="H1-Chapter"/>
      </w:pPr>
      <w:bookmarkStart w:id="0" w:name="_Hlk132581455"/>
      <w:bookmarkEnd w:id="0"/>
      <w:r>
        <w:t>1</w:t>
      </w:r>
    </w:p>
    <w:p w14:paraId="46CCC6FA" w14:textId="098530E6" w:rsidR="00A55F8D" w:rsidRDefault="00B92BD6" w:rsidP="00497E61">
      <w:pPr>
        <w:pStyle w:val="H1-Chapter"/>
      </w:pPr>
      <w:r>
        <w:t xml:space="preserve">Getting Started: ChatGPT, </w:t>
      </w:r>
      <w:r w:rsidR="0012107F">
        <w:t>the OpenAI API, and Prompt Engineering</w:t>
      </w:r>
    </w:p>
    <w:p w14:paraId="36EF258C" w14:textId="77777777" w:rsidR="00D6064E" w:rsidRPr="00D6064E" w:rsidRDefault="00D6064E" w:rsidP="00D6064E">
      <w:pPr>
        <w:pStyle w:val="P-Regular"/>
      </w:pPr>
    </w:p>
    <w:p w14:paraId="6E0A65F6" w14:textId="0A28CE15" w:rsidR="00673562" w:rsidRPr="00827878" w:rsidRDefault="00673562" w:rsidP="003169D2">
      <w:pPr>
        <w:pStyle w:val="P-Regular"/>
        <w:rPr>
          <w:rStyle w:val="P-Keyword"/>
          <w:rFonts w:asciiTheme="minorHAnsi" w:hAnsiTheme="minorHAnsi"/>
          <w:b w:val="0"/>
          <w:u w:val="none"/>
          <w:shd w:val="clear" w:color="auto" w:fill="auto"/>
        </w:rPr>
      </w:pPr>
      <w:bookmarkStart w:id="1" w:name="_Hlk43457649"/>
      <w:r w:rsidRPr="00A548A8">
        <w:rPr>
          <w:rStyle w:val="P-Keyword"/>
        </w:rPr>
        <w:t>ChatGPT</w:t>
      </w:r>
      <w:r>
        <w:t xml:space="preserve"> is a</w:t>
      </w:r>
      <w:r w:rsidR="007534B3">
        <w:t xml:space="preserve"> </w:t>
      </w:r>
      <w:r w:rsidR="007534B3" w:rsidRPr="007534B3">
        <w:rPr>
          <w:rStyle w:val="P-Keyword"/>
        </w:rPr>
        <w:t>large langauge model</w:t>
      </w:r>
      <w:r w:rsidRPr="00D6064E">
        <w:t xml:space="preserve"> </w:t>
      </w:r>
      <w:r w:rsidR="007534B3" w:rsidRPr="00D6064E">
        <w:t>(</w:t>
      </w:r>
      <w:r w:rsidRPr="007534B3">
        <w:rPr>
          <w:rStyle w:val="P-Keyword"/>
        </w:rPr>
        <w:t>LLM</w:t>
      </w:r>
      <w:r w:rsidR="007534B3" w:rsidRPr="00D6064E">
        <w:t>)</w:t>
      </w:r>
      <w:r>
        <w:t xml:space="preserve"> developed by </w:t>
      </w:r>
      <w:r w:rsidRPr="007534B3">
        <w:rPr>
          <w:rStyle w:val="P-Keyword"/>
        </w:rPr>
        <w:t>OpenAI</w:t>
      </w:r>
      <w:r>
        <w:t xml:space="preserve">, which is specifically designed to generate context-aware responses and content based on the prompts provided by users. It leverages the power of </w:t>
      </w:r>
      <w:r w:rsidRPr="00DB10EB">
        <w:rPr>
          <w:rStyle w:val="P-Keyword"/>
        </w:rPr>
        <w:t>generative AI</w:t>
      </w:r>
      <w:r>
        <w:t xml:space="preserve"> to understand and respond intelligently to a wide range of queries, making it a valuable tool for numerous applications, including cybersecurity</w:t>
      </w:r>
      <w:del w:id="2" w:author="Clint Bodungen" w:date="2023-04-21T09:17:00Z">
        <w:r w:rsidDel="002D396F">
          <w:delText xml:space="preserve"> tasks</w:delText>
        </w:r>
      </w:del>
      <w:r>
        <w:t>.</w:t>
      </w:r>
    </w:p>
    <w:p w14:paraId="14BC48D0" w14:textId="3A6C77C2" w:rsidR="00360D2C" w:rsidRPr="00360D2C" w:rsidRDefault="00360D2C" w:rsidP="00360D2C">
      <w:pPr>
        <w:pStyle w:val="P-CalloutHeading"/>
        <w:rPr>
          <w:rStyle w:val="P-Keyword"/>
          <w:rFonts w:asciiTheme="minorHAnsi" w:hAnsiTheme="minorHAnsi"/>
          <w:b/>
          <w:color w:val="434343"/>
          <w:sz w:val="24"/>
          <w:u w:val="none"/>
          <w:shd w:val="clear" w:color="auto" w:fill="auto"/>
        </w:rPr>
      </w:pPr>
      <w:r w:rsidRPr="00360D2C">
        <w:rPr>
          <w:rStyle w:val="P-Keyword"/>
          <w:rFonts w:asciiTheme="minorHAnsi" w:hAnsiTheme="minorHAnsi"/>
          <w:b/>
          <w:color w:val="434343"/>
          <w:sz w:val="24"/>
          <w:u w:val="none"/>
          <w:shd w:val="clear" w:color="auto" w:fill="auto"/>
        </w:rPr>
        <w:t>Note</w:t>
      </w:r>
    </w:p>
    <w:p w14:paraId="5CFD97A1" w14:textId="47546EE3" w:rsidR="00F647D2" w:rsidRPr="006117A6" w:rsidRDefault="009D4D38" w:rsidP="006117A6">
      <w:pPr>
        <w:pStyle w:val="P-Callout"/>
      </w:pPr>
      <w:r w:rsidRPr="006117A6">
        <w:rPr>
          <w:rStyle w:val="P-Keyword"/>
        </w:rPr>
        <w:t>Generative AI</w:t>
      </w:r>
      <w:r w:rsidRPr="006117A6">
        <w:t xml:space="preserve"> is a branch of artificial intelligence that uses machine learning algorithms</w:t>
      </w:r>
      <w:r w:rsidR="00EE4BC1">
        <w:t xml:space="preserve"> and </w:t>
      </w:r>
      <w:r w:rsidR="00EE4BC1" w:rsidRPr="00CE7C50">
        <w:rPr>
          <w:rStyle w:val="P-Keyword"/>
        </w:rPr>
        <w:t>natural language processing (NLP)</w:t>
      </w:r>
      <w:r w:rsidRPr="006117A6">
        <w:t xml:space="preserve"> to analyze patterns and structures within a dataset, and then generates new data that resemble the original dataset.</w:t>
      </w:r>
      <w:r w:rsidR="009B09E6" w:rsidRPr="006117A6">
        <w:t xml:space="preserve"> </w:t>
      </w:r>
      <w:r w:rsidR="0049397E" w:rsidRPr="006117A6">
        <w:t>You likely use this technology every day if you use</w:t>
      </w:r>
      <w:r w:rsidR="00E30CCC" w:rsidRPr="006117A6">
        <w:t xml:space="preserve"> autocorrect in word processing applications, mobile chat apps, and more.</w:t>
      </w:r>
      <w:r w:rsidR="000A7432">
        <w:t xml:space="preserve"> That said, the advent of </w:t>
      </w:r>
      <w:r w:rsidR="000E2288">
        <w:t>large language models goes far beyond simple autocomplete</w:t>
      </w:r>
      <w:r w:rsidR="009D429E">
        <w:t>.</w:t>
      </w:r>
      <w:r w:rsidR="0043140C">
        <w:br/>
      </w:r>
      <w:r w:rsidR="006117A6">
        <w:br/>
      </w:r>
      <w:r w:rsidR="009B09E6" w:rsidRPr="006117A6">
        <w:rPr>
          <w:rStyle w:val="P-Keyword"/>
        </w:rPr>
        <w:t>L</w:t>
      </w:r>
      <w:r w:rsidRPr="006117A6">
        <w:rPr>
          <w:rStyle w:val="P-Keyword"/>
        </w:rPr>
        <w:t>anguage</w:t>
      </w:r>
      <w:r w:rsidR="002C6855" w:rsidRPr="006117A6">
        <w:rPr>
          <w:rStyle w:val="P-Keyword"/>
        </w:rPr>
        <w:t xml:space="preserve"> language</w:t>
      </w:r>
      <w:r w:rsidRPr="006117A6">
        <w:rPr>
          <w:rStyle w:val="P-Keyword"/>
        </w:rPr>
        <w:t xml:space="preserve"> models (LLMs)</w:t>
      </w:r>
      <w:r w:rsidR="00C330B2" w:rsidRPr="006117A6">
        <w:t xml:space="preserve"> ar</w:t>
      </w:r>
      <w:r w:rsidRPr="006117A6">
        <w:t xml:space="preserve">e a type of generative AI that </w:t>
      </w:r>
      <w:r w:rsidR="003169D2" w:rsidRPr="006117A6">
        <w:t>are trained on massive amounts of text data, enabling them to understand context, generate human-like responses, and create content based on user input.</w:t>
      </w:r>
      <w:r w:rsidR="0088711B" w:rsidRPr="006117A6">
        <w:t xml:space="preserve"> You may have already used </w:t>
      </w:r>
      <w:r w:rsidR="0042668C" w:rsidRPr="006117A6">
        <w:t>LLMs if you have ever communicated with a helpdesk chatbot.</w:t>
      </w:r>
      <w:r w:rsidR="0043140C">
        <w:br/>
      </w:r>
      <w:r w:rsidR="006117A6">
        <w:br/>
      </w:r>
      <w:r w:rsidR="00F647D2" w:rsidRPr="006117A6">
        <w:rPr>
          <w:rStyle w:val="P-Keyword"/>
        </w:rPr>
        <w:t>GPT</w:t>
      </w:r>
      <w:r w:rsidR="00F647D2" w:rsidRPr="006117A6">
        <w:t xml:space="preserve"> stands for </w:t>
      </w:r>
      <w:r w:rsidR="00F647D2" w:rsidRPr="0043140C">
        <w:rPr>
          <w:rStyle w:val="P-Keyword"/>
        </w:rPr>
        <w:t>Generative Pre-trained Transformer</w:t>
      </w:r>
      <w:r w:rsidR="00650B06" w:rsidRPr="006117A6">
        <w:t xml:space="preserve"> and</w:t>
      </w:r>
      <w:r w:rsidR="00AF0058" w:rsidRPr="006117A6">
        <w:t xml:space="preserve">, as the name suggests, is an LLM that has been pre-trained to improve </w:t>
      </w:r>
      <w:r w:rsidR="0085175B" w:rsidRPr="006117A6">
        <w:t>accuracy and/or provide spe</w:t>
      </w:r>
      <w:r w:rsidR="0058642C" w:rsidRPr="006117A6">
        <w:t>cific knowledge-based data generation.</w:t>
      </w:r>
    </w:p>
    <w:p w14:paraId="0215634B" w14:textId="4AB7CC5F" w:rsidR="00D77347" w:rsidRDefault="00417844" w:rsidP="00D77347">
      <w:pPr>
        <w:pStyle w:val="P-Regular"/>
      </w:pPr>
      <w:r>
        <w:t xml:space="preserve">ChatGPT has raised concerns </w:t>
      </w:r>
      <w:r w:rsidR="00E66B02">
        <w:t>about</w:t>
      </w:r>
      <w:r>
        <w:t xml:space="preserve"> plagiarism</w:t>
      </w:r>
      <w:r w:rsidR="00B64E18">
        <w:t xml:space="preserve"> in</w:t>
      </w:r>
      <w:r w:rsidR="00CC1B41">
        <w:t xml:space="preserve"> some</w:t>
      </w:r>
      <w:r w:rsidR="00B64E18">
        <w:t xml:space="preserve"> </w:t>
      </w:r>
      <w:r w:rsidR="001C481D">
        <w:t>academic</w:t>
      </w:r>
      <w:r w:rsidR="00B64E18">
        <w:t xml:space="preserve"> and content</w:t>
      </w:r>
      <w:del w:id="3" w:author="Clint Bodungen" w:date="2023-04-21T09:18:00Z">
        <w:r w:rsidR="00B64E18" w:rsidDel="0062538B">
          <w:delText xml:space="preserve"> </w:delText>
        </w:r>
        <w:r w:rsidR="001C481D" w:rsidDel="0062538B">
          <w:delText>content</w:delText>
        </w:r>
      </w:del>
      <w:r w:rsidR="001C481D">
        <w:t xml:space="preserve"> creation communities</w:t>
      </w:r>
      <w:r w:rsidR="00E66B02">
        <w:t xml:space="preserve">. It has </w:t>
      </w:r>
      <w:r w:rsidR="000A518D">
        <w:t xml:space="preserve">also been </w:t>
      </w:r>
      <w:r w:rsidR="008A1712">
        <w:t>implicated in misinformation and social engineering campaigns</w:t>
      </w:r>
      <w:r w:rsidR="00A462EB">
        <w:t xml:space="preserve">, due to its ability to </w:t>
      </w:r>
      <w:r>
        <w:t>generate realistic and human-like text</w:t>
      </w:r>
      <w:r w:rsidR="00A462EB">
        <w:t>.</w:t>
      </w:r>
      <w:r w:rsidR="004044BC">
        <w:t xml:space="preserve"> However, </w:t>
      </w:r>
      <w:r>
        <w:t>its potential to revolutionize various industries cannot be ignored. In particular, LLMs have shown great promise in more technical fields, such as programming and cybersecurity</w:t>
      </w:r>
      <w:r w:rsidR="00D77347">
        <w:t xml:space="preserve">, </w:t>
      </w:r>
      <w:r w:rsidR="00987E7F">
        <w:t>due to its</w:t>
      </w:r>
      <w:r w:rsidR="003A69EB">
        <w:t xml:space="preserve"> deep knowledgebase and its</w:t>
      </w:r>
      <w:r w:rsidR="00987E7F">
        <w:t xml:space="preserve"> ability to </w:t>
      </w:r>
      <w:r w:rsidR="009608C0">
        <w:t>perform complex task</w:t>
      </w:r>
      <w:r w:rsidR="00FF492C">
        <w:t xml:space="preserve">s </w:t>
      </w:r>
      <w:r w:rsidR="00D91C8E">
        <w:t xml:space="preserve">like </w:t>
      </w:r>
      <w:r w:rsidR="00672516">
        <w:t xml:space="preserve">instantly </w:t>
      </w:r>
      <w:r w:rsidR="001B7921">
        <w:t>analyzing data</w:t>
      </w:r>
      <w:r w:rsidR="00D91C8E">
        <w:t xml:space="preserve"> and even writing </w:t>
      </w:r>
      <w:r w:rsidR="006034D3">
        <w:t>fully functional</w:t>
      </w:r>
      <w:r w:rsidR="00D91C8E">
        <w:t xml:space="preserve"> code</w:t>
      </w:r>
      <w:r w:rsidR="00D77347">
        <w:t>.</w:t>
      </w:r>
    </w:p>
    <w:p w14:paraId="4E9739FC" w14:textId="71AFE753" w:rsidR="00E1381A" w:rsidDel="008D115B" w:rsidRDefault="00E1381A" w:rsidP="00417844">
      <w:pPr>
        <w:pStyle w:val="P-Regular"/>
        <w:rPr>
          <w:del w:id="4" w:author="Clint Bodungen" w:date="2023-04-21T09:39:00Z"/>
        </w:rPr>
      </w:pPr>
    </w:p>
    <w:p w14:paraId="177B696A" w14:textId="21A95E61" w:rsidR="0087594E" w:rsidDel="008D115B" w:rsidRDefault="0087594E" w:rsidP="00417844">
      <w:pPr>
        <w:pStyle w:val="P-Regular"/>
        <w:rPr>
          <w:del w:id="5" w:author="Clint Bodungen" w:date="2023-04-21T09:39:00Z"/>
        </w:rPr>
      </w:pPr>
    </w:p>
    <w:p w14:paraId="04976A99" w14:textId="77777777" w:rsidR="00AA49B8" w:rsidRDefault="00B876CE" w:rsidP="00B876CE">
      <w:pPr>
        <w:pStyle w:val="P-Regular"/>
        <w:rPr>
          <w:ins w:id="6" w:author="Clint Bodungen" w:date="2023-04-21T09:39:00Z"/>
        </w:rPr>
      </w:pPr>
      <w:commentRangeStart w:id="7"/>
      <w:commentRangeStart w:id="8"/>
      <w:r>
        <w:t>In this chapter, we will guide you through the process of setting up an account with OpenAI, familiarizing yourself with ChatGPT, and mastering the art of prompt engineering</w:t>
      </w:r>
      <w:r w:rsidR="0006085D">
        <w:t xml:space="preserve"> (the key to leveraging the real power of t</w:t>
      </w:r>
      <w:r w:rsidR="00595A30">
        <w:t>his technology</w:t>
      </w:r>
      <w:r w:rsidR="0006085D">
        <w:t>)</w:t>
      </w:r>
      <w:r>
        <w:t>. We will also introduce you to the OpenAI API</w:t>
      </w:r>
      <w:r w:rsidR="008D7CD6">
        <w:t>,</w:t>
      </w:r>
      <w:r>
        <w:t xml:space="preserve"> equipping you with the necessary tools and techniques to harness </w:t>
      </w:r>
      <w:r w:rsidR="00A252AA">
        <w:t>ChatGPT’s</w:t>
      </w:r>
      <w:r>
        <w:t xml:space="preserve"> </w:t>
      </w:r>
      <w:r w:rsidR="00E71026">
        <w:t xml:space="preserve">full </w:t>
      </w:r>
      <w:r>
        <w:t>potential</w:t>
      </w:r>
      <w:r w:rsidR="00A252AA">
        <w:t>.</w:t>
      </w:r>
      <w:commentRangeEnd w:id="7"/>
      <w:r w:rsidR="00D6064E">
        <w:rPr>
          <w:rStyle w:val="CommentReference"/>
          <w:rFonts w:eastAsiaTheme="minorHAnsi"/>
          <w:lang w:val="en-US"/>
        </w:rPr>
        <w:commentReference w:id="7"/>
      </w:r>
      <w:commentRangeEnd w:id="8"/>
      <w:r w:rsidR="00301171">
        <w:rPr>
          <w:rStyle w:val="CommentReference"/>
          <w:rFonts w:eastAsiaTheme="minorHAnsi"/>
          <w:lang w:val="en-US"/>
        </w:rPr>
        <w:commentReference w:id="8"/>
      </w:r>
    </w:p>
    <w:p w14:paraId="56084FF6" w14:textId="58DDC4D8" w:rsidR="008D115B" w:rsidRDefault="008D115B" w:rsidP="008D115B">
      <w:pPr>
        <w:pStyle w:val="P-Regular"/>
        <w:rPr>
          <w:ins w:id="9" w:author="Clint Bodungen" w:date="2023-04-21T09:39:00Z"/>
        </w:rPr>
      </w:pPr>
      <w:ins w:id="10" w:author="Clint Bodungen" w:date="2023-04-21T09:39:00Z">
        <w:r>
          <w:t xml:space="preserve">You'll begin by learning how to create a ChatGPT account and generate an API key, which serves as your unique access point to the OpenAI platform. We'll then explore </w:t>
        </w:r>
      </w:ins>
      <w:ins w:id="11" w:author="Clint Bodungen" w:date="2023-04-21T09:41:00Z">
        <w:r w:rsidR="009D2C13">
          <w:t>basic</w:t>
        </w:r>
      </w:ins>
      <w:ins w:id="12" w:author="Clint Bodungen" w:date="2023-04-21T09:42:00Z">
        <w:r w:rsidR="000D50DE">
          <w:t xml:space="preserve"> ChatGPT</w:t>
        </w:r>
      </w:ins>
      <w:ins w:id="13" w:author="Clint Bodungen" w:date="2023-04-21T09:41:00Z">
        <w:r w:rsidR="009D2C13">
          <w:t xml:space="preserve"> prompting</w:t>
        </w:r>
      </w:ins>
      <w:ins w:id="14" w:author="Clint Bodungen" w:date="2023-04-21T09:42:00Z">
        <w:r w:rsidR="000D50DE">
          <w:t xml:space="preserve"> </w:t>
        </w:r>
        <w:r w:rsidR="00352B43">
          <w:t>techniques</w:t>
        </w:r>
      </w:ins>
      <w:ins w:id="15" w:author="Clint Bodungen" w:date="2023-04-21T09:43:00Z">
        <w:r w:rsidR="00352B43">
          <w:t xml:space="preserve"> </w:t>
        </w:r>
      </w:ins>
      <w:ins w:id="16" w:author="Clint Bodungen" w:date="2023-04-21T09:41:00Z">
        <w:r w:rsidR="000D50DE">
          <w:t>using variou</w:t>
        </w:r>
      </w:ins>
      <w:ins w:id="17" w:author="Clint Bodungen" w:date="2023-04-21T09:42:00Z">
        <w:r w:rsidR="000D50DE">
          <w:t>s cybersecurity</w:t>
        </w:r>
      </w:ins>
      <w:ins w:id="18" w:author="Clint Bodungen" w:date="2023-04-21T09:39:00Z">
        <w:r>
          <w:t xml:space="preserve"> applications, such as </w:t>
        </w:r>
      </w:ins>
      <w:ins w:id="19" w:author="Clint Bodungen" w:date="2023-04-21T09:43:00Z">
        <w:r w:rsidR="001E6777">
          <w:t xml:space="preserve">instructing ChatGPT to write Python code that </w:t>
        </w:r>
      </w:ins>
      <w:ins w:id="20" w:author="Clint Bodungen" w:date="2023-04-21T09:39:00Z">
        <w:r>
          <w:t>find</w:t>
        </w:r>
      </w:ins>
      <w:ins w:id="21" w:author="Clint Bodungen" w:date="2023-04-21T09:43:00Z">
        <w:r w:rsidR="001E6777">
          <w:t>s</w:t>
        </w:r>
      </w:ins>
      <w:ins w:id="22" w:author="Clint Bodungen" w:date="2023-04-21T09:39:00Z">
        <w:r>
          <w:t xml:space="preserve"> your IP </w:t>
        </w:r>
      </w:ins>
      <w:ins w:id="23" w:author="Clint Bodungen" w:date="2023-04-21T09:44:00Z">
        <w:r w:rsidR="001E6777">
          <w:t>address and</w:t>
        </w:r>
      </w:ins>
      <w:ins w:id="24" w:author="Clint Bodungen" w:date="2023-04-21T09:39:00Z">
        <w:r>
          <w:t xml:space="preserve"> simulating an AI CISO role by applying ChatGPT roles.</w:t>
        </w:r>
      </w:ins>
    </w:p>
    <w:p w14:paraId="2331732F" w14:textId="03155A65" w:rsidR="008D115B" w:rsidRDefault="008D115B" w:rsidP="008D115B">
      <w:pPr>
        <w:pStyle w:val="P-Regular"/>
      </w:pPr>
      <w:ins w:id="25" w:author="Clint Bodungen" w:date="2023-04-21T09:39:00Z">
        <w:r>
          <w:t xml:space="preserve">We'll dive deeper into enhancing your ChatGPT outputs with templates to generate comprehensive threat reports, as well as formatting output as tables for improved presentation, such as creating </w:t>
        </w:r>
      </w:ins>
      <w:ins w:id="26" w:author="Clint Bodungen" w:date="2023-04-21T09:45:00Z">
        <w:r w:rsidR="00DA4932">
          <w:t xml:space="preserve">a </w:t>
        </w:r>
      </w:ins>
      <w:ins w:id="27" w:author="Clint Bodungen" w:date="2023-04-21T09:39:00Z">
        <w:r>
          <w:t xml:space="preserve">security controls table. As you progress through the chapter, </w:t>
        </w:r>
      </w:ins>
      <w:ins w:id="28" w:author="Clint Bodungen" w:date="2023-04-21T09:46:00Z">
        <w:r w:rsidR="005F3F33">
          <w:t>you’ll</w:t>
        </w:r>
      </w:ins>
      <w:ins w:id="29" w:author="Clint Bodungen" w:date="2023-04-21T09:39:00Z">
        <w:r>
          <w:t xml:space="preserve"> </w:t>
        </w:r>
      </w:ins>
      <w:ins w:id="30" w:author="Clint Bodungen" w:date="2023-04-21T09:47:00Z">
        <w:r w:rsidR="006F70BA">
          <w:t xml:space="preserve">learn </w:t>
        </w:r>
      </w:ins>
      <w:ins w:id="31" w:author="Clint Bodungen" w:date="2023-04-21T09:39:00Z">
        <w:r>
          <w:t>how to set the OpenAI API key as an environment variable to streamline your development process</w:t>
        </w:r>
      </w:ins>
      <w:ins w:id="32" w:author="Clint Bodungen" w:date="2023-04-21T09:47:00Z">
        <w:r w:rsidR="006F70BA">
          <w:t xml:space="preserve">, </w:t>
        </w:r>
      </w:ins>
      <w:ins w:id="33" w:author="Clint Bodungen" w:date="2023-04-21T09:39:00Z">
        <w:r>
          <w:t>how to send requests and handle responses with Python, efficiently use files for prompts and API key access, and effectively employ prompt variables to create versatile applications, such as generating manual pages based on user inputs. By the end of this chapter, you'll have a solid understanding of the various aspects of ChatGPT and how to utilize its capabilities in the cybersecurity domain.</w:t>
        </w:r>
      </w:ins>
    </w:p>
    <w:p w14:paraId="47C10DFD" w14:textId="1ED35418" w:rsidR="00AA49B8" w:rsidRDefault="00285506" w:rsidP="00AA49B8">
      <w:pPr>
        <w:pStyle w:val="P-CalloutHeading"/>
      </w:pPr>
      <w:ins w:id="34" w:author="Clint Bodungen" w:date="2023-04-21T09:38:00Z">
        <w:r>
          <w:t>Tip</w:t>
        </w:r>
      </w:ins>
      <w:del w:id="35" w:author="Clint Bodungen" w:date="2023-04-21T09:38:00Z">
        <w:r w:rsidR="00AA49B8" w:rsidDel="00285506">
          <w:delText>Hint</w:delText>
        </w:r>
      </w:del>
    </w:p>
    <w:p w14:paraId="0B919955" w14:textId="15DCB6CC" w:rsidR="00B876CE" w:rsidRDefault="00AA49B8" w:rsidP="00AA49B8">
      <w:pPr>
        <w:pStyle w:val="P-Callout"/>
      </w:pPr>
      <w:r>
        <w:t xml:space="preserve">Even if you are already familiar with the basic ChatGPT and OpenAI API setup and mechanics, it will still be advantageous for you to </w:t>
      </w:r>
      <w:r w:rsidR="00BC3DCA">
        <w:t>review the recipes in Chapter 1, as they are almost all set within the context of cybersecurity</w:t>
      </w:r>
      <w:r w:rsidR="001C38EB">
        <w:t>, which is reflected through some of the prompting examples.</w:t>
      </w:r>
      <w:r w:rsidR="00A252AA">
        <w:t xml:space="preserve"> </w:t>
      </w:r>
    </w:p>
    <w:p w14:paraId="34E8EDFF" w14:textId="77777777" w:rsidR="00D23F78" w:rsidRDefault="00B876CE" w:rsidP="00D23F78">
      <w:pPr>
        <w:pStyle w:val="P-Regular"/>
      </w:pPr>
      <w:r>
        <w:t>In this chapter, we will cover the following recipes:</w:t>
      </w:r>
      <w:bookmarkEnd w:id="1"/>
    </w:p>
    <w:p w14:paraId="2FFA37F0" w14:textId="528E2DF1" w:rsidR="00D23F78" w:rsidRDefault="00D23F78" w:rsidP="00D23F78">
      <w:pPr>
        <w:pStyle w:val="L-Bullets"/>
      </w:pPr>
      <w:r>
        <w:t>Setting up a ChatGPT Account</w:t>
      </w:r>
    </w:p>
    <w:p w14:paraId="599122D2" w14:textId="53FD1ACE" w:rsidR="00886F64" w:rsidRPr="00D23F78" w:rsidRDefault="00886F64" w:rsidP="00D23F78">
      <w:pPr>
        <w:pStyle w:val="L-Bullets"/>
      </w:pPr>
      <w:r w:rsidRPr="00D23F78">
        <w:t>Creating an API Key and Interacting with OpenAI</w:t>
      </w:r>
    </w:p>
    <w:p w14:paraId="2FF1A53C" w14:textId="77777777" w:rsidR="00886F64" w:rsidRPr="00D23F78" w:rsidRDefault="00886F64" w:rsidP="00D23F78">
      <w:pPr>
        <w:pStyle w:val="L-Bullets"/>
      </w:pPr>
      <w:r w:rsidRPr="00D23F78">
        <w:t>Basic Prompting (Application: Finding Your IP Address)</w:t>
      </w:r>
    </w:p>
    <w:p w14:paraId="645CCB8E" w14:textId="77777777" w:rsidR="00886F64" w:rsidRPr="00D23F78" w:rsidRDefault="00886F64" w:rsidP="00D23F78">
      <w:pPr>
        <w:pStyle w:val="L-Bullets"/>
      </w:pPr>
      <w:r w:rsidRPr="00D23F78">
        <w:t>Applying ChatGPT Roles (Application: AI CISO)</w:t>
      </w:r>
    </w:p>
    <w:p w14:paraId="56FA01D8" w14:textId="77777777" w:rsidR="00886F64" w:rsidRPr="00D23F78" w:rsidRDefault="00886F64" w:rsidP="00D23F78">
      <w:pPr>
        <w:pStyle w:val="L-Bullets"/>
      </w:pPr>
      <w:r w:rsidRPr="00D23F78">
        <w:t>Enhancing Output with Templates (Application: Threat Report)</w:t>
      </w:r>
    </w:p>
    <w:p w14:paraId="50258D97" w14:textId="77777777" w:rsidR="00886F64" w:rsidRPr="00D23F78" w:rsidRDefault="00886F64" w:rsidP="00D23F78">
      <w:pPr>
        <w:pStyle w:val="L-Bullets"/>
      </w:pPr>
      <w:r w:rsidRPr="00D23F78">
        <w:t>Formatting Output as a Table (Application: Security Controls Table)</w:t>
      </w:r>
    </w:p>
    <w:p w14:paraId="4BB5B6B1" w14:textId="77777777" w:rsidR="00886F64" w:rsidRPr="00D23F78" w:rsidRDefault="00886F64" w:rsidP="00D23F78">
      <w:pPr>
        <w:pStyle w:val="L-Bullets"/>
      </w:pPr>
      <w:r w:rsidRPr="00D23F78">
        <w:t>Setting the OpenAI API Key as an Environment Variable</w:t>
      </w:r>
    </w:p>
    <w:p w14:paraId="152E802A" w14:textId="77777777" w:rsidR="00886F64" w:rsidRPr="00D23F78" w:rsidRDefault="00886F64" w:rsidP="00D23F78">
      <w:pPr>
        <w:pStyle w:val="L-Bullets"/>
      </w:pPr>
      <w:r w:rsidRPr="00D23F78">
        <w:t>Sending requests and handling responses with Python</w:t>
      </w:r>
    </w:p>
    <w:p w14:paraId="33F79942" w14:textId="77777777" w:rsidR="00886F64" w:rsidRPr="00D23F78" w:rsidRDefault="00886F64" w:rsidP="00D23F78">
      <w:pPr>
        <w:pStyle w:val="L-Bullets"/>
      </w:pPr>
      <w:r w:rsidRPr="00D23F78">
        <w:lastRenderedPageBreak/>
        <w:t>Using Files for Prompts and API Key Access</w:t>
      </w:r>
    </w:p>
    <w:p w14:paraId="3CBF5630" w14:textId="77777777" w:rsidR="00886F64" w:rsidRPr="00D23F78" w:rsidRDefault="00886F64" w:rsidP="00D23F78">
      <w:pPr>
        <w:pStyle w:val="L-Bullets"/>
      </w:pPr>
      <w:r w:rsidRPr="00D23F78">
        <w:t>Using Prompt Variables (Application: Manual Page Generator)</w:t>
      </w:r>
    </w:p>
    <w:p w14:paraId="74865FD1" w14:textId="64AC6497" w:rsidR="00A55F8D" w:rsidRDefault="220381DB" w:rsidP="220381DB">
      <w:pPr>
        <w:pStyle w:val="H1-Section"/>
        <w:rPr>
          <w:lang w:val="en"/>
        </w:rPr>
      </w:pPr>
      <w:r w:rsidRPr="220381DB">
        <w:rPr>
          <w:lang w:val="en-GB"/>
        </w:rPr>
        <w:t xml:space="preserve">Technical </w:t>
      </w:r>
      <w:r w:rsidR="0063545A">
        <w:rPr>
          <w:lang w:val="en-GB"/>
        </w:rPr>
        <w:t>R</w:t>
      </w:r>
      <w:r w:rsidRPr="220381DB">
        <w:rPr>
          <w:lang w:val="en-GB"/>
        </w:rPr>
        <w:t>equirements</w:t>
      </w:r>
    </w:p>
    <w:p w14:paraId="7DAD3091" w14:textId="2E3F1780" w:rsidR="00A0349E" w:rsidRDefault="00455F18" w:rsidP="001339FD">
      <w:pPr>
        <w:pStyle w:val="P-Regular"/>
        <w:rPr>
          <w:ins w:id="36" w:author="Aamir Ahmed" w:date="2023-04-21T13:06:00Z"/>
        </w:rPr>
      </w:pPr>
      <w:r w:rsidRPr="00455F18">
        <w:t xml:space="preserve">For this chapter, you will need a </w:t>
      </w:r>
      <w:r w:rsidRPr="00D6064E">
        <w:rPr>
          <w:rStyle w:val="P-Keyword"/>
        </w:rPr>
        <w:t>web browser</w:t>
      </w:r>
      <w:r w:rsidRPr="00455F18">
        <w:t xml:space="preserve"> and a stable </w:t>
      </w:r>
      <w:r w:rsidRPr="00D6064E">
        <w:rPr>
          <w:rStyle w:val="P-Keyword"/>
          <w:rPrChange w:id="37" w:author="Aamir Ahmed" w:date="2023-04-21T13:03:00Z">
            <w:rPr>
              <w:rStyle w:val="P-Bold"/>
            </w:rPr>
          </w:rPrChange>
        </w:rPr>
        <w:t>internet connection</w:t>
      </w:r>
      <w:r w:rsidRPr="00455F18">
        <w:t xml:space="preserve"> to access the ChatGPT platform and set up your account. </w:t>
      </w:r>
      <w:r w:rsidR="001339FD" w:rsidRPr="001339FD">
        <w:t xml:space="preserve">Basic familiarity with the Python programming language and working with the command line is necessary, as you'll be using </w:t>
      </w:r>
      <w:r w:rsidR="001339FD" w:rsidRPr="007B0EE5">
        <w:rPr>
          <w:rStyle w:val="P-Keyword"/>
          <w:rPrChange w:id="38" w:author="Aamir Ahmed" w:date="2023-04-21T13:03:00Z">
            <w:rPr>
              <w:rStyle w:val="P-Bold"/>
            </w:rPr>
          </w:rPrChange>
        </w:rPr>
        <w:t>Python 3.x</w:t>
      </w:r>
      <w:r w:rsidR="001339FD" w:rsidRPr="001339FD">
        <w:t xml:space="preserve">, which needs to be installed on your system, for working with the OpenAI GPT API and creating Python scripts. A </w:t>
      </w:r>
      <w:r w:rsidR="001339FD" w:rsidRPr="007B0EE5">
        <w:rPr>
          <w:rStyle w:val="P-Keyword"/>
          <w:rPrChange w:id="39" w:author="Aamir Ahmed" w:date="2023-04-21T13:04:00Z">
            <w:rPr>
              <w:rStyle w:val="P-Bold"/>
            </w:rPr>
          </w:rPrChange>
        </w:rPr>
        <w:t>code editor</w:t>
      </w:r>
      <w:r w:rsidR="001339FD" w:rsidRPr="001339FD">
        <w:t xml:space="preserve"> will also be essential for writing and editing Python code and prompt files as you work through the recipes in this </w:t>
      </w:r>
      <w:del w:id="40" w:author="Aamir Ahmed" w:date="2023-04-21T13:04:00Z">
        <w:r w:rsidR="001339FD" w:rsidRPr="001339FD" w:rsidDel="007B0EE5">
          <w:delText>chapter</w:delText>
        </w:r>
      </w:del>
      <w:ins w:id="41" w:author="Aamir Ahmed" w:date="2023-04-21T13:04:00Z">
        <w:r w:rsidR="007B0EE5" w:rsidRPr="001339FD">
          <w:t>chapter.</w:t>
        </w:r>
      </w:ins>
    </w:p>
    <w:p w14:paraId="2D664D68" w14:textId="6C0BFF67" w:rsidR="007B0EE5" w:rsidRDefault="007B0EE5" w:rsidP="001339FD">
      <w:pPr>
        <w:pStyle w:val="P-Regular"/>
      </w:pPr>
      <w:ins w:id="42" w:author="Aamir Ahmed" w:date="2023-04-21T13:06:00Z">
        <w:r>
          <w:t xml:space="preserve">The code files for this chapter </w:t>
        </w:r>
      </w:ins>
      <w:ins w:id="43" w:author="Aamir Ahmed" w:date="2023-04-21T13:07:00Z">
        <w:r>
          <w:t xml:space="preserve">can be found here: </w:t>
        </w:r>
        <w:commentRangeStart w:id="44"/>
        <w:commentRangeStart w:id="45"/>
        <w:r w:rsidRPr="007B0EE5">
          <w:rPr>
            <w:rStyle w:val="P-URL"/>
            <w:rPrChange w:id="46" w:author="Aamir Ahmed" w:date="2023-04-21T13:07:00Z">
              <w:rPr/>
            </w:rPrChange>
          </w:rPr>
          <w:t>https://github.com/PacktPublishing/ChatGPT-for-Cybersecurity-Cookbook</w:t>
        </w:r>
        <w:commentRangeEnd w:id="44"/>
        <w:r>
          <w:rPr>
            <w:rStyle w:val="CommentReference"/>
            <w:rFonts w:eastAsiaTheme="minorHAnsi"/>
            <w:lang w:val="en-US"/>
          </w:rPr>
          <w:commentReference w:id="44"/>
        </w:r>
      </w:ins>
      <w:commentRangeEnd w:id="45"/>
      <w:r w:rsidR="00641724">
        <w:rPr>
          <w:rStyle w:val="CommentReference"/>
          <w:rFonts w:eastAsiaTheme="minorHAnsi"/>
          <w:lang w:val="en-US"/>
        </w:rPr>
        <w:commentReference w:id="45"/>
      </w:r>
      <w:ins w:id="47" w:author="Aamir Ahmed" w:date="2023-04-21T13:07:00Z">
        <w:r>
          <w:t>.</w:t>
        </w:r>
      </w:ins>
    </w:p>
    <w:p w14:paraId="074A39DE" w14:textId="782D1512" w:rsidR="00D40F15" w:rsidRPr="00314685" w:rsidRDefault="00E17E18" w:rsidP="00A0349E">
      <w:pPr>
        <w:pStyle w:val="H1-Section"/>
      </w:pPr>
      <w:r>
        <w:t>Setting up a ChatGPT Account</w:t>
      </w:r>
    </w:p>
    <w:p w14:paraId="4F03B7D6" w14:textId="77777777" w:rsidR="00FF54C6" w:rsidRDefault="00FF54C6" w:rsidP="00FF54C6">
      <w:pPr>
        <w:pStyle w:val="P-Regular"/>
      </w:pPr>
      <w:r>
        <w:t>In this recipe, we will first learn about generative AI, large language models (LLMs), and ChatGPT. Then, we will guide you through the process of setting up an account with OpenAI and exploring the features it offers.</w:t>
      </w:r>
    </w:p>
    <w:p w14:paraId="15ED4BCC" w14:textId="58B02932" w:rsidR="00A55F8D" w:rsidRDefault="00E07234" w:rsidP="00C7618F">
      <w:pPr>
        <w:pStyle w:val="H2-Heading"/>
        <w:rPr>
          <w:lang w:val="en-GB"/>
        </w:rPr>
      </w:pPr>
      <w:r>
        <w:rPr>
          <w:lang w:val="en-GB"/>
        </w:rPr>
        <w:t>Getting ready</w:t>
      </w:r>
    </w:p>
    <w:p w14:paraId="2BE26237" w14:textId="5A6CB484" w:rsidR="00E07234" w:rsidRDefault="001928DA" w:rsidP="00E07234">
      <w:pPr>
        <w:rPr>
          <w:lang w:val="en-GB"/>
        </w:rPr>
      </w:pPr>
      <w:r w:rsidRPr="001928DA">
        <w:rPr>
          <w:lang w:val="en-GB"/>
        </w:rPr>
        <w:t>To set up a ChatGPT account, you will need an active email address and a modern web browser.</w:t>
      </w:r>
    </w:p>
    <w:p w14:paraId="28527478" w14:textId="082C0D1C" w:rsidR="0063545A" w:rsidRDefault="0063545A" w:rsidP="0063545A">
      <w:pPr>
        <w:pStyle w:val="P-CalloutHeading"/>
      </w:pPr>
      <w:r>
        <w:t>Note</w:t>
      </w:r>
    </w:p>
    <w:p w14:paraId="16C668D9" w14:textId="3ED877AB" w:rsidR="0063545A" w:rsidRPr="0063545A" w:rsidRDefault="002A7ACC" w:rsidP="0063545A">
      <w:pPr>
        <w:pStyle w:val="P-Callout"/>
      </w:pPr>
      <w:r>
        <w:t xml:space="preserve">Every effort is made to </w:t>
      </w:r>
      <w:r w:rsidR="00B422BB">
        <w:t>ensure that every illustration and instruction is correct at the time of this writing. However, this</w:t>
      </w:r>
      <w:r w:rsidR="00F00B2D">
        <w:t xml:space="preserve"> is such a fast-moving technology and many of the tools used in this book are currently being updated at </w:t>
      </w:r>
      <w:r w:rsidR="000C065B">
        <w:t>a rapid pace. Therefore, it’s possible that you might find slight differences</w:t>
      </w:r>
      <w:r w:rsidR="00402832">
        <w:t>.</w:t>
      </w:r>
    </w:p>
    <w:p w14:paraId="758E3069" w14:textId="625B9B6A" w:rsidR="00A55F8D" w:rsidRDefault="00E07234" w:rsidP="00C7618F">
      <w:pPr>
        <w:pStyle w:val="H2-Heading"/>
        <w:rPr>
          <w:ins w:id="48" w:author="Aamir Ahmed" w:date="2023-04-21T13:08:00Z"/>
          <w:lang w:val="en-GB"/>
        </w:rPr>
      </w:pPr>
      <w:r>
        <w:rPr>
          <w:lang w:val="en-GB"/>
        </w:rPr>
        <w:t>How to do it</w:t>
      </w:r>
      <w:r w:rsidR="008D58F3">
        <w:rPr>
          <w:lang w:val="en-GB"/>
        </w:rPr>
        <w:t>…</w:t>
      </w:r>
    </w:p>
    <w:p w14:paraId="2ADD42E5" w14:textId="7B7C0B5E" w:rsidR="007B0EE5" w:rsidRPr="007B0EE5" w:rsidRDefault="007B0EE5">
      <w:pPr>
        <w:rPr>
          <w:lang w:val="en-GB"/>
        </w:rPr>
        <w:pPrChange w:id="49" w:author="Aamir Ahmed" w:date="2023-04-21T13:08:00Z">
          <w:pPr>
            <w:pStyle w:val="H2-Heading"/>
          </w:pPr>
        </w:pPrChange>
      </w:pPr>
      <w:commentRangeStart w:id="50"/>
      <w:ins w:id="51" w:author="Aamir Ahmed" w:date="2023-04-21T13:08:00Z">
        <w:del w:id="52" w:author="Clint Bodungen" w:date="2023-04-24T15:58:00Z">
          <w:r w:rsidDel="00B742B7">
            <w:rPr>
              <w:lang w:val="en-GB"/>
            </w:rPr>
            <w:delText>__</w:delText>
          </w:r>
        </w:del>
      </w:ins>
      <w:ins w:id="53" w:author="Clint Bodungen" w:date="2023-04-24T15:58:00Z">
        <w:r w:rsidR="00B742B7" w:rsidRPr="00B742B7">
          <w:rPr>
            <w:lang w:val="en-GB"/>
          </w:rPr>
          <w:t>By setting up a ChatGPT account, you'll gain access to a powerful AI tool that can greatly enhance your cybersecurity workflow. In this section, we'll walk you through the steps to create an account, allowing you to leverage ChatGPT's capabilities for a range of applications, from threat analysis to generating security reports:</w:t>
        </w:r>
      </w:ins>
      <w:ins w:id="54" w:author="Aamir Ahmed" w:date="2023-04-21T13:08:00Z">
        <w:del w:id="55" w:author="Clint Bodungen" w:date="2023-04-24T15:58:00Z">
          <w:r w:rsidDel="00B742B7">
            <w:rPr>
              <w:lang w:val="en-GB"/>
            </w:rPr>
            <w:delText>___</w:delText>
          </w:r>
        </w:del>
        <w:commentRangeEnd w:id="50"/>
        <w:r>
          <w:rPr>
            <w:rStyle w:val="CommentReference"/>
          </w:rPr>
          <w:commentReference w:id="50"/>
        </w:r>
      </w:ins>
    </w:p>
    <w:p w14:paraId="479AB329" w14:textId="7C0CE893" w:rsidR="009F3ECD" w:rsidRDefault="009F3ECD" w:rsidP="009F3ECD">
      <w:pPr>
        <w:pStyle w:val="L-Numbers"/>
      </w:pPr>
      <w:r>
        <w:lastRenderedPageBreak/>
        <w:t>Visit the OpenAI website at</w:t>
      </w:r>
      <w:r w:rsidR="003B29AD" w:rsidRPr="003B29AD">
        <w:t xml:space="preserve"> </w:t>
      </w:r>
      <w:hyperlink r:id="rId13" w:history="1">
        <w:r w:rsidR="009D626D" w:rsidRPr="005D5122">
          <w:rPr>
            <w:rStyle w:val="Hyperlink"/>
            <w:rFonts w:ascii="Arial" w:hAnsi="Arial"/>
            <w:shd w:val="clear" w:color="auto" w:fill="00FA00"/>
          </w:rPr>
          <w:t>https://platform.openai.com/</w:t>
        </w:r>
      </w:hyperlink>
      <w:r w:rsidR="009D626D">
        <w:t xml:space="preserve"> and click “</w:t>
      </w:r>
      <w:r w:rsidR="009D626D" w:rsidRPr="009D626D">
        <w:rPr>
          <w:rStyle w:val="P-Bold"/>
        </w:rPr>
        <w:t>Sign up</w:t>
      </w:r>
      <w:r w:rsidR="009D626D">
        <w:t>”</w:t>
      </w:r>
    </w:p>
    <w:p w14:paraId="14D8128D" w14:textId="57B1AD61" w:rsidR="009F3ECD" w:rsidRDefault="00EA376C" w:rsidP="009F3ECD">
      <w:pPr>
        <w:pStyle w:val="L-Numbers"/>
      </w:pPr>
      <w:r>
        <w:t>Enter your email address and click continue, or you can register with your</w:t>
      </w:r>
      <w:r w:rsidR="001E5FAB">
        <w:t xml:space="preserve"> existing Google or Microsft account</w:t>
      </w:r>
      <w:ins w:id="56" w:author="Aamir Ahmed" w:date="2023-04-21T13:08:00Z">
        <w:r w:rsidR="007B0EE5">
          <w:t>:</w:t>
        </w:r>
      </w:ins>
      <w:del w:id="57" w:author="Aamir Ahmed" w:date="2023-04-21T13:08:00Z">
        <w:r w:rsidR="009F3ECD" w:rsidDel="007B0EE5">
          <w:delText>.</w:delText>
        </w:r>
      </w:del>
    </w:p>
    <w:p w14:paraId="52C473A7" w14:textId="2E905E46" w:rsidR="001E5FAB" w:rsidRDefault="009D081F" w:rsidP="00354E86">
      <w:pPr>
        <w:pStyle w:val="IMG-Caption"/>
      </w:pPr>
      <w:r w:rsidRPr="009D081F">
        <w:rPr>
          <w:noProof/>
        </w:rPr>
        <w:drawing>
          <wp:inline distT="0" distB="0" distL="0" distR="0" wp14:anchorId="737D6284" wp14:editId="31B28616">
            <wp:extent cx="2653346" cy="3562666"/>
            <wp:effectExtent l="19050" t="19050" r="1397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2666090" cy="3579777"/>
                    </a:xfrm>
                    <a:prstGeom prst="rect">
                      <a:avLst/>
                    </a:prstGeom>
                    <a:ln>
                      <a:solidFill>
                        <a:schemeClr val="tx1"/>
                      </a:solidFill>
                    </a:ln>
                  </pic:spPr>
                </pic:pic>
              </a:graphicData>
            </a:graphic>
          </wp:inline>
        </w:drawing>
      </w:r>
    </w:p>
    <w:p w14:paraId="6C55D4B8" w14:textId="499EEEA2" w:rsidR="001E5FAB" w:rsidDel="007B0EE5" w:rsidRDefault="009D081F" w:rsidP="009D081F">
      <w:pPr>
        <w:pStyle w:val="IMG-Caption"/>
        <w:rPr>
          <w:del w:id="58" w:author="Aamir Ahmed" w:date="2023-04-21T13:08:00Z"/>
        </w:rPr>
      </w:pPr>
      <w:r>
        <w:t>Figure 1.1 – OpenAI Signup Form</w:t>
      </w:r>
    </w:p>
    <w:p w14:paraId="1632485F" w14:textId="77777777" w:rsidR="001E5FAB" w:rsidRDefault="001E5FAB">
      <w:pPr>
        <w:pStyle w:val="IMG-Caption"/>
        <w:pPrChange w:id="59" w:author="Aamir Ahmed" w:date="2023-04-21T13:08:00Z">
          <w:pPr>
            <w:pStyle w:val="L-Numbers"/>
            <w:numPr>
              <w:numId w:val="0"/>
            </w:numPr>
            <w:ind w:left="0" w:firstLine="0"/>
          </w:pPr>
        </w:pPrChange>
      </w:pPr>
    </w:p>
    <w:p w14:paraId="404C58DB" w14:textId="4B433681" w:rsidR="009F3ECD" w:rsidRDefault="00E900F3" w:rsidP="009F3ECD">
      <w:pPr>
        <w:pStyle w:val="L-Numbers"/>
      </w:pPr>
      <w:r>
        <w:t xml:space="preserve">Enter a strong password and click </w:t>
      </w:r>
      <w:r w:rsidRPr="00F02CF8">
        <w:rPr>
          <w:rStyle w:val="P-Bold"/>
        </w:rPr>
        <w:t>continue</w:t>
      </w:r>
      <w:r>
        <w:t>.</w:t>
      </w:r>
    </w:p>
    <w:p w14:paraId="4CEF6797" w14:textId="77777777" w:rsidR="00171F18" w:rsidRDefault="00171F18" w:rsidP="00171F18">
      <w:pPr>
        <w:pStyle w:val="L-Numbers"/>
      </w:pPr>
      <w:r>
        <w:t>Check your email for a verification message from OpenAI. Click the link provided in the email to verify your account.</w:t>
      </w:r>
    </w:p>
    <w:p w14:paraId="6021B6EF" w14:textId="5208F985" w:rsidR="00201942" w:rsidRDefault="00551227" w:rsidP="00171F18">
      <w:pPr>
        <w:pStyle w:val="L-Numbers"/>
      </w:pPr>
      <w:r>
        <w:t>Once your account is verified, e</w:t>
      </w:r>
      <w:r w:rsidR="00201942">
        <w:t>nter</w:t>
      </w:r>
      <w:r w:rsidR="0072165E">
        <w:t xml:space="preserve"> the required information (first name, last name, optional organization name, and birthday) and click </w:t>
      </w:r>
      <w:r w:rsidR="0072165E" w:rsidRPr="00EC7C28">
        <w:rPr>
          <w:rStyle w:val="P-Bold"/>
        </w:rPr>
        <w:t>continue</w:t>
      </w:r>
      <w:r w:rsidR="0072165E">
        <w:t>.</w:t>
      </w:r>
    </w:p>
    <w:p w14:paraId="69219A3F" w14:textId="20FC91DC" w:rsidR="006B2E47" w:rsidRDefault="006B2E47" w:rsidP="009F3ECD">
      <w:pPr>
        <w:pStyle w:val="L-Numbers"/>
      </w:pPr>
      <w:r>
        <w:t>Enter your phone number</w:t>
      </w:r>
      <w:r w:rsidR="00010667">
        <w:t xml:space="preserve"> to verify by phone</w:t>
      </w:r>
      <w:r w:rsidR="00B27F1F">
        <w:t xml:space="preserve"> and click </w:t>
      </w:r>
      <w:r w:rsidR="00B27F1F" w:rsidRPr="00B27F1F">
        <w:rPr>
          <w:rStyle w:val="P-Bold"/>
        </w:rPr>
        <w:t>send code</w:t>
      </w:r>
      <w:r w:rsidR="00010667">
        <w:t>.</w:t>
      </w:r>
    </w:p>
    <w:p w14:paraId="6B834068" w14:textId="77777777" w:rsidR="004A37EB" w:rsidRDefault="00010667" w:rsidP="006F29C8">
      <w:pPr>
        <w:pStyle w:val="L-Numbers"/>
      </w:pPr>
      <w:r>
        <w:t xml:space="preserve">When you receive the text message with the code, enter the code and click </w:t>
      </w:r>
      <w:r w:rsidRPr="00B27F1F">
        <w:rPr>
          <w:rStyle w:val="P-Bold"/>
        </w:rPr>
        <w:t>continue</w:t>
      </w:r>
      <w:r>
        <w:t>.</w:t>
      </w:r>
    </w:p>
    <w:p w14:paraId="109AE617" w14:textId="283EBA0C" w:rsidR="004A37EB" w:rsidRDefault="004A37EB" w:rsidP="005E4B7C">
      <w:pPr>
        <w:pStyle w:val="L-Numbers"/>
      </w:pPr>
      <w:r>
        <w:t xml:space="preserve">Visit </w:t>
      </w:r>
      <w:r w:rsidR="00B74929">
        <w:t xml:space="preserve">and bookmark </w:t>
      </w:r>
      <w:r w:rsidR="00B74929" w:rsidRPr="00574F75">
        <w:rPr>
          <w:rStyle w:val="P-URL"/>
        </w:rPr>
        <w:t>https://</w:t>
      </w:r>
      <w:r w:rsidR="005A64D6">
        <w:rPr>
          <w:rStyle w:val="P-URL"/>
        </w:rPr>
        <w:t>platform.openai.com/docs/</w:t>
      </w:r>
      <w:r w:rsidR="00B74929" w:rsidRPr="007B0EE5">
        <w:rPr>
          <w:rPrChange w:id="60" w:author="Aamir Ahmed" w:date="2023-04-21T13:08:00Z">
            <w:rPr>
              <w:rStyle w:val="P-URL"/>
            </w:rPr>
          </w:rPrChange>
        </w:rPr>
        <w:t xml:space="preserve"> </w:t>
      </w:r>
      <w:del w:id="61" w:author="Aamir Ahmed" w:date="2023-04-21T13:09:00Z">
        <w:r w:rsidRPr="007B0EE5" w:rsidDel="007B0EE5">
          <w:delText xml:space="preserve"> </w:delText>
        </w:r>
      </w:del>
      <w:r w:rsidR="00B74929" w:rsidRPr="007B0EE5">
        <w:t>t</w:t>
      </w:r>
      <w:r w:rsidR="00B74929">
        <w:t xml:space="preserve">o </w:t>
      </w:r>
      <w:r w:rsidR="00197D68">
        <w:t xml:space="preserve">start becoming familiar with OpenAI’s </w:t>
      </w:r>
      <w:r w:rsidRPr="00AE6947">
        <w:t>documentation</w:t>
      </w:r>
      <w:r w:rsidR="00EA270F">
        <w:t xml:space="preserve"> and features.</w:t>
      </w:r>
    </w:p>
    <w:p w14:paraId="33AD9A1E" w14:textId="7A23DFB8" w:rsidR="00E07234" w:rsidRDefault="00E07234" w:rsidP="00C7618F">
      <w:pPr>
        <w:pStyle w:val="H2-Heading"/>
        <w:rPr>
          <w:lang w:val="en-GB"/>
        </w:rPr>
      </w:pPr>
      <w:r>
        <w:lastRenderedPageBreak/>
        <w:t>How it works</w:t>
      </w:r>
      <w:r w:rsidR="008D58F3">
        <w:t>…</w:t>
      </w:r>
    </w:p>
    <w:p w14:paraId="7F499EAB" w14:textId="397F52A1" w:rsidR="00082976" w:rsidRDefault="00724D15" w:rsidP="00724D15">
      <w:pPr>
        <w:pStyle w:val="L-Numbers"/>
        <w:numPr>
          <w:ilvl w:val="0"/>
          <w:numId w:val="0"/>
        </w:numPr>
      </w:pPr>
      <w:r w:rsidRPr="00724D15">
        <w:t xml:space="preserve">By setting up an account with OpenAI, you gain access to the ChatGPT </w:t>
      </w:r>
      <w:del w:id="62" w:author="Aamir Ahmed" w:date="2023-04-21T13:09:00Z">
        <w:r w:rsidRPr="00724D15" w:rsidDel="007B0EE5">
          <w:delText>API</w:delText>
        </w:r>
      </w:del>
      <w:ins w:id="63" w:author="Aamir Ahmed" w:date="2023-04-21T13:09:00Z">
        <w:r w:rsidR="007B0EE5" w:rsidRPr="00724D15">
          <w:t>API,</w:t>
        </w:r>
      </w:ins>
      <w:r w:rsidRPr="00724D15">
        <w:t xml:space="preserve"> and other features offered by the platform</w:t>
      </w:r>
      <w:r w:rsidR="009D1927">
        <w:t xml:space="preserve"> such as the </w:t>
      </w:r>
      <w:r w:rsidR="009D1927" w:rsidRPr="00F02CF8">
        <w:rPr>
          <w:rStyle w:val="P-Bold"/>
        </w:rPr>
        <w:t>playground</w:t>
      </w:r>
      <w:r w:rsidR="009D1927">
        <w:t xml:space="preserve"> and all available models</w:t>
      </w:r>
      <w:r w:rsidRPr="00724D15">
        <w:t>. This enables you to utilize ChatGPT's capabilities in your cybersecurity operations, enhancing your efficiency and decision-making process.</w:t>
      </w:r>
    </w:p>
    <w:p w14:paraId="759B19F5" w14:textId="2B5F7958" w:rsidR="0072735D" w:rsidRDefault="0072735D" w:rsidP="0072735D">
      <w:pPr>
        <w:pStyle w:val="H2-Heading"/>
      </w:pPr>
      <w:r>
        <w:t>There’s more</w:t>
      </w:r>
      <w:r w:rsidR="008D58F3">
        <w:t>…</w:t>
      </w:r>
    </w:p>
    <w:p w14:paraId="70F58685" w14:textId="33A110A8" w:rsidR="00B85B97" w:rsidRDefault="00B9470F" w:rsidP="00B85B97">
      <w:pPr>
        <w:pStyle w:val="P-Regular"/>
      </w:pPr>
      <w:r>
        <w:rPr>
          <w:lang w:val="en-US"/>
        </w:rPr>
        <w:t xml:space="preserve">When you sign up for an OpenAI free account, you get $18 in free credits. While </w:t>
      </w:r>
      <w:r w:rsidR="00790330">
        <w:rPr>
          <w:lang w:val="en-US"/>
        </w:rPr>
        <w:t>you most likely won’t use up all of your free credits throughout the recipes in this book</w:t>
      </w:r>
      <w:r w:rsidR="008B6FC1">
        <w:rPr>
          <w:lang w:val="en-US"/>
        </w:rPr>
        <w:t xml:space="preserve">, you will eventually with continued use. </w:t>
      </w:r>
      <w:r w:rsidR="00B85B97">
        <w:t>Consider upgrading to a paid OpenAI plan to access additional features, such as increased API usage limits and priority access to new features and improvements.</w:t>
      </w:r>
    </w:p>
    <w:p w14:paraId="3E208C51" w14:textId="77777777" w:rsidR="0042682B" w:rsidRPr="005B6798" w:rsidRDefault="0042682B">
      <w:pPr>
        <w:pStyle w:val="L-Bullets"/>
        <w:rPr>
          <w:rStyle w:val="P-Bold"/>
        </w:rPr>
        <w:pPrChange w:id="64" w:author="Aamir Ahmed" w:date="2023-04-21T13:09:00Z">
          <w:pPr>
            <w:pStyle w:val="P-Regular"/>
          </w:pPr>
        </w:pPrChange>
      </w:pPr>
      <w:r w:rsidRPr="007B0EE5">
        <w:rPr>
          <w:rStyle w:val="P-Keyword"/>
          <w:rPrChange w:id="65" w:author="Aamir Ahmed" w:date="2023-04-21T13:09:00Z">
            <w:rPr>
              <w:rStyle w:val="P-Bold"/>
            </w:rPr>
          </w:rPrChange>
        </w:rPr>
        <w:t>Upgrading to ChatGPT Plus</w:t>
      </w:r>
      <w:r w:rsidRPr="007B0EE5">
        <w:rPr>
          <w:rPrChange w:id="66" w:author="Aamir Ahmed" w:date="2023-04-21T13:09:00Z">
            <w:rPr>
              <w:rStyle w:val="P-Bold"/>
            </w:rPr>
          </w:rPrChange>
        </w:rPr>
        <w:t>:</w:t>
      </w:r>
    </w:p>
    <w:p w14:paraId="6DD07E49" w14:textId="2746AD6A" w:rsidR="0042682B" w:rsidRDefault="0042682B">
      <w:pPr>
        <w:pStyle w:val="L-Regular"/>
        <w:pPrChange w:id="67" w:author="Aamir Ahmed" w:date="2023-04-21T13:09:00Z">
          <w:pPr>
            <w:pStyle w:val="P-Regular"/>
          </w:pPr>
        </w:pPrChange>
      </w:pPr>
      <w:r>
        <w:t xml:space="preserve">ChatGPT Plus is a subscription plan that offers additional benefits beyond </w:t>
      </w:r>
      <w:del w:id="68" w:author="Aamir Ahmed" w:date="2023-04-21T13:09:00Z">
        <w:r w:rsidDel="007B0EE5">
          <w:delText>the free</w:delText>
        </w:r>
      </w:del>
      <w:ins w:id="69" w:author="Aamir Ahmed" w:date="2023-04-21T13:09:00Z">
        <w:r w:rsidR="007B0EE5">
          <w:t>free</w:t>
        </w:r>
      </w:ins>
      <w:r>
        <w:t xml:space="preserve"> access to ChatGPT. With a ChatGPT Plus subscription, you can expect faster response times, general access to ChatGPT even during peak times, and priority access to new features and improvements</w:t>
      </w:r>
      <w:r w:rsidR="008B6FC1">
        <w:t xml:space="preserve"> (this includes access to </w:t>
      </w:r>
      <w:r w:rsidR="000A2761">
        <w:t>GPT-4 at the time of this writing)</w:t>
      </w:r>
      <w:r>
        <w:t>. This subscription is designed to provide an enhanced user experience and ensure that you can make the most out of ChatGPT for your cybersecurity needs.</w:t>
      </w:r>
    </w:p>
    <w:p w14:paraId="7289960D" w14:textId="77777777" w:rsidR="0042682B" w:rsidRPr="005B6798" w:rsidRDefault="0042682B">
      <w:pPr>
        <w:pStyle w:val="L-Bullets"/>
        <w:rPr>
          <w:rStyle w:val="P-Bold"/>
        </w:rPr>
        <w:pPrChange w:id="70" w:author="Aamir Ahmed" w:date="2023-04-21T13:09:00Z">
          <w:pPr>
            <w:pStyle w:val="P-Regular"/>
          </w:pPr>
        </w:pPrChange>
      </w:pPr>
      <w:r w:rsidRPr="007B0EE5">
        <w:rPr>
          <w:rStyle w:val="P-Keyword"/>
          <w:rPrChange w:id="71" w:author="Aamir Ahmed" w:date="2023-04-21T13:09:00Z">
            <w:rPr>
              <w:rStyle w:val="P-Bold"/>
            </w:rPr>
          </w:rPrChange>
        </w:rPr>
        <w:t>Benefits of having an API key</w:t>
      </w:r>
      <w:r w:rsidRPr="007B0EE5">
        <w:rPr>
          <w:rPrChange w:id="72" w:author="Aamir Ahmed" w:date="2023-04-21T13:09:00Z">
            <w:rPr>
              <w:rStyle w:val="P-Bold"/>
            </w:rPr>
          </w:rPrChange>
        </w:rPr>
        <w:t>:</w:t>
      </w:r>
    </w:p>
    <w:p w14:paraId="7D2467E4" w14:textId="3C23D17D" w:rsidR="008A1D8A" w:rsidRDefault="0042682B">
      <w:pPr>
        <w:pStyle w:val="L-Regular"/>
        <w:pPrChange w:id="73" w:author="Aamir Ahmed" w:date="2023-04-21T13:09:00Z">
          <w:pPr>
            <w:pStyle w:val="P-Regular"/>
          </w:pPr>
        </w:pPrChange>
      </w:pPr>
      <w:r>
        <w:t>Having an API key is essential for utilizing ChatGPT's capabilities programmatically through the OpenAI API. With an API key, you can access ChatGPT directly from your own applications, scripts, or tools, enabling more customized and automated interactions. This allows you to build a wide range of applications, integrating ChatGPT's intelligence to enhance your cybersecurity practices. By setting up an API key, you'll be able to harness the full power of ChatGPT and tailor its features to your specific requirements, making it an indispensable tool for your cybersecurity tasks.</w:t>
      </w:r>
    </w:p>
    <w:p w14:paraId="2B87740C" w14:textId="0AF4EF6D" w:rsidR="009D6D28" w:rsidRDefault="009D6D28" w:rsidP="009D6D28">
      <w:pPr>
        <w:pStyle w:val="P-CalloutHeading"/>
      </w:pPr>
      <w:r>
        <w:t>Tip</w:t>
      </w:r>
    </w:p>
    <w:p w14:paraId="570FDA2B" w14:textId="0086B5E5" w:rsidR="00460857" w:rsidRPr="00460857" w:rsidRDefault="00460857" w:rsidP="00460857">
      <w:pPr>
        <w:pStyle w:val="P-Callout"/>
      </w:pPr>
      <w:r>
        <w:lastRenderedPageBreak/>
        <w:t>I highly recommend</w:t>
      </w:r>
      <w:r w:rsidR="00A2530C">
        <w:t xml:space="preserve"> upgrading to ChatGPT Plus</w:t>
      </w:r>
      <w:r w:rsidR="00807779">
        <w:t xml:space="preserve"> so that you have access to GPT-4. While GPT-3</w:t>
      </w:r>
      <w:r w:rsidR="00BB14B4">
        <w:t>.5 is still very powerful</w:t>
      </w:r>
      <w:r w:rsidR="0031578B">
        <w:t>, GPT-4’s coding efficiency and accuracy make it more suited to the types of use cases we will be covering</w:t>
      </w:r>
      <w:r w:rsidR="009B3060">
        <w:t xml:space="preserve"> in this book and with cybersecurity in general.</w:t>
      </w:r>
    </w:p>
    <w:p w14:paraId="7333051B" w14:textId="568CEAD8" w:rsidR="008A1D8A" w:rsidRDefault="00924106" w:rsidP="008A1D8A">
      <w:pPr>
        <w:pStyle w:val="H1-Section"/>
      </w:pPr>
      <w:bookmarkStart w:id="74" w:name="_Hlk132581992"/>
      <w:r>
        <w:t>Creating</w:t>
      </w:r>
      <w:r w:rsidR="00591E20">
        <w:t xml:space="preserve"> an</w:t>
      </w:r>
      <w:r w:rsidR="004D6861">
        <w:t xml:space="preserve"> </w:t>
      </w:r>
      <w:r w:rsidR="00591E20">
        <w:t>API Key</w:t>
      </w:r>
      <w:r w:rsidR="004D6861">
        <w:t xml:space="preserve"> and Interacting with OpenAI</w:t>
      </w:r>
    </w:p>
    <w:bookmarkEnd w:id="74"/>
    <w:p w14:paraId="3D53E374" w14:textId="77777777" w:rsidR="0040788E" w:rsidRDefault="0040788E" w:rsidP="0040788E">
      <w:pPr>
        <w:pStyle w:val="P-Regular"/>
      </w:pPr>
      <w:r>
        <w:t>In this recipe, we will guide you through the process of obtaining an OpenAI API key and introduce you to the OpenAI Playground, where you can experiment with different models and learn more about their capabilities.</w:t>
      </w:r>
    </w:p>
    <w:p w14:paraId="62087403" w14:textId="77777777" w:rsidR="0040788E" w:rsidRDefault="0040788E" w:rsidP="0040788E">
      <w:pPr>
        <w:pStyle w:val="H2-Heading"/>
      </w:pPr>
      <w:r>
        <w:t>Getting ready</w:t>
      </w:r>
    </w:p>
    <w:p w14:paraId="2DB907EC" w14:textId="19FA06DA" w:rsidR="0040788E" w:rsidRDefault="0040788E" w:rsidP="0040788E">
      <w:pPr>
        <w:pStyle w:val="P-Regular"/>
      </w:pPr>
      <w:r>
        <w:t>To get an OpenAI API key, you will need to have an active OpenAI account. If you haven't already, complete</w:t>
      </w:r>
      <w:ins w:id="75" w:author="Aamir Ahmed" w:date="2023-04-21T13:17:00Z">
        <w:r w:rsidR="000D513F">
          <w:t xml:space="preserve"> the recipe</w:t>
        </w:r>
      </w:ins>
      <w:r>
        <w:t xml:space="preserve"> </w:t>
      </w:r>
      <w:commentRangeStart w:id="76"/>
      <w:commentRangeStart w:id="77"/>
      <w:ins w:id="78" w:author="Aamir Ahmed" w:date="2023-04-21T13:16:00Z">
        <w:r w:rsidR="000D513F" w:rsidRPr="000D513F">
          <w:rPr>
            <w:rStyle w:val="P-Italics"/>
            <w:rPrChange w:id="79" w:author="Aamir Ahmed" w:date="2023-04-21T13:16:00Z">
              <w:rPr/>
            </w:rPrChange>
          </w:rPr>
          <w:t>Setting up a ChatGPT Account</w:t>
        </w:r>
      </w:ins>
      <w:del w:id="80" w:author="Aamir Ahmed" w:date="2023-04-21T13:16:00Z">
        <w:r w:rsidRPr="004F2299" w:rsidDel="000D513F">
          <w:rPr>
            <w:rStyle w:val="P-Italics"/>
          </w:rPr>
          <w:delText>Recipe 1.1</w:delText>
        </w:r>
      </w:del>
      <w:r>
        <w:t xml:space="preserve"> </w:t>
      </w:r>
      <w:commentRangeEnd w:id="76"/>
      <w:r w:rsidR="000D513F">
        <w:rPr>
          <w:rStyle w:val="CommentReference"/>
          <w:rFonts w:eastAsiaTheme="minorHAnsi"/>
          <w:lang w:val="en-US"/>
        </w:rPr>
        <w:commentReference w:id="76"/>
      </w:r>
      <w:commentRangeEnd w:id="77"/>
      <w:r w:rsidR="00D168FE">
        <w:rPr>
          <w:rStyle w:val="CommentReference"/>
          <w:rFonts w:eastAsiaTheme="minorHAnsi"/>
          <w:lang w:val="en-US"/>
        </w:rPr>
        <w:commentReference w:id="77"/>
      </w:r>
      <w:r>
        <w:t>to set up your ChatGPT account.</w:t>
      </w:r>
    </w:p>
    <w:p w14:paraId="2E71BF47" w14:textId="77777777" w:rsidR="0040788E" w:rsidRDefault="0040788E" w:rsidP="0040788E">
      <w:pPr>
        <w:pStyle w:val="H2-Heading"/>
        <w:rPr>
          <w:ins w:id="81" w:author="Aamir Ahmed" w:date="2023-04-21T13:10:00Z"/>
        </w:rPr>
      </w:pPr>
      <w:r>
        <w:t>How to do it…</w:t>
      </w:r>
    </w:p>
    <w:p w14:paraId="58F77148" w14:textId="764E9757" w:rsidR="0072730C" w:rsidRDefault="007B0EE5" w:rsidP="0072730C">
      <w:pPr>
        <w:pStyle w:val="P-Regular"/>
        <w:rPr>
          <w:ins w:id="82" w:author="Clint Bodungen" w:date="2023-04-24T16:09:00Z"/>
        </w:rPr>
      </w:pPr>
      <w:commentRangeStart w:id="83"/>
      <w:commentRangeStart w:id="84"/>
      <w:ins w:id="85" w:author="Aamir Ahmed" w:date="2023-04-21T13:10:00Z">
        <w:del w:id="86" w:author="Clint Bodungen" w:date="2023-04-24T16:10:00Z">
          <w:r w:rsidDel="002B1460">
            <w:delText>__</w:delText>
          </w:r>
        </w:del>
      </w:ins>
      <w:ins w:id="87" w:author="Clint Bodungen" w:date="2023-04-24T16:10:00Z">
        <w:r w:rsidR="002B1460">
          <w:t>C</w:t>
        </w:r>
      </w:ins>
      <w:ins w:id="88" w:author="Clint Bodungen" w:date="2023-04-24T16:09:00Z">
        <w:r w:rsidR="0072730C">
          <w:t>reating an API key and interacting with OpenAI allows you to harness the power of ChatGPT and other OpenAI models for your own applications. This means you'll be able to leverage these AI technologies to build powerful tools, automate tasks, and customize your interactions with the models. By the end of this recipe, you will have successfully created an API key for programmatic access to OpenAI models and learned how to experiment with them using the OpenAI Playground.</w:t>
        </w:r>
      </w:ins>
    </w:p>
    <w:p w14:paraId="27C1BDE2" w14:textId="77777777" w:rsidR="0072730C" w:rsidRDefault="0072730C" w:rsidP="0072730C">
      <w:pPr>
        <w:pStyle w:val="P-Regular"/>
        <w:rPr>
          <w:ins w:id="89" w:author="Clint Bodungen" w:date="2023-04-24T16:09:00Z"/>
        </w:rPr>
      </w:pPr>
    </w:p>
    <w:p w14:paraId="77DD4EED" w14:textId="4E9E6210" w:rsidR="007B0EE5" w:rsidRPr="007B0EE5" w:rsidRDefault="0072730C">
      <w:pPr>
        <w:pStyle w:val="P-Regular"/>
        <w:pPrChange w:id="90" w:author="Aamir Ahmed" w:date="2023-04-21T13:10:00Z">
          <w:pPr>
            <w:pStyle w:val="H2-Heading"/>
          </w:pPr>
        </w:pPrChange>
      </w:pPr>
      <w:ins w:id="91" w:author="Clint Bodungen" w:date="2023-04-24T16:09:00Z">
        <w:r>
          <w:t>Now, let's proceed with the steps in this recipe to create an API key and explore the OpenAI Playground:</w:t>
        </w:r>
      </w:ins>
      <w:ins w:id="92" w:author="Aamir Ahmed" w:date="2023-04-21T13:10:00Z">
        <w:r w:rsidR="007B0EE5">
          <w:t>___</w:t>
        </w:r>
        <w:commentRangeEnd w:id="83"/>
        <w:r w:rsidR="007B0EE5">
          <w:rPr>
            <w:rStyle w:val="CommentReference"/>
            <w:rFonts w:eastAsiaTheme="minorHAnsi"/>
            <w:lang w:val="en-US"/>
          </w:rPr>
          <w:commentReference w:id="83"/>
        </w:r>
      </w:ins>
      <w:commentRangeEnd w:id="84"/>
      <w:r w:rsidR="00D168FE">
        <w:rPr>
          <w:rStyle w:val="CommentReference"/>
          <w:rFonts w:eastAsiaTheme="minorHAnsi"/>
          <w:lang w:val="en-US"/>
        </w:rPr>
        <w:commentReference w:id="84"/>
      </w:r>
    </w:p>
    <w:p w14:paraId="5074178D" w14:textId="4A4FFA22" w:rsidR="0040788E" w:rsidRDefault="0040788E" w:rsidP="005E4B7C">
      <w:pPr>
        <w:pStyle w:val="L-Numbers"/>
        <w:numPr>
          <w:ilvl w:val="0"/>
          <w:numId w:val="3"/>
        </w:numPr>
      </w:pPr>
      <w:r>
        <w:t xml:space="preserve">Log in to your OpenAI account at </w:t>
      </w:r>
      <w:r w:rsidRPr="00DA27A9">
        <w:rPr>
          <w:rStyle w:val="P-URL"/>
        </w:rPr>
        <w:t>https://</w:t>
      </w:r>
      <w:r w:rsidR="009A1CD1">
        <w:rPr>
          <w:rStyle w:val="P-URL"/>
        </w:rPr>
        <w:t>platform</w:t>
      </w:r>
      <w:r w:rsidRPr="00DA27A9">
        <w:rPr>
          <w:rStyle w:val="P-URL"/>
        </w:rPr>
        <w:t>.openai.com</w:t>
      </w:r>
      <w:r>
        <w:t>.</w:t>
      </w:r>
    </w:p>
    <w:p w14:paraId="72C4BC2E" w14:textId="16163133" w:rsidR="00906A35" w:rsidRDefault="0040788E" w:rsidP="0040788E">
      <w:pPr>
        <w:pStyle w:val="L-Numbers"/>
      </w:pPr>
      <w:r>
        <w:t xml:space="preserve">After logging in, click on your </w:t>
      </w:r>
      <w:r w:rsidRPr="00567437">
        <w:rPr>
          <w:rStyle w:val="P-Keyword"/>
        </w:rPr>
        <w:t>profile picture</w:t>
      </w:r>
      <w:r w:rsidR="008A0785" w:rsidRPr="00567437">
        <w:rPr>
          <w:rStyle w:val="P-Keyword"/>
        </w:rPr>
        <w:t>/name</w:t>
      </w:r>
      <w:r>
        <w:t xml:space="preserve"> in the top right corner of the screen and select "</w:t>
      </w:r>
      <w:r w:rsidR="008A0785" w:rsidRPr="00211F42">
        <w:rPr>
          <w:rStyle w:val="P-Bold"/>
        </w:rPr>
        <w:t xml:space="preserve">View </w:t>
      </w:r>
      <w:r w:rsidRPr="00211F42">
        <w:rPr>
          <w:rStyle w:val="P-Bold"/>
        </w:rPr>
        <w:t>API keys</w:t>
      </w:r>
      <w:r>
        <w:t>" from the dropdown menu</w:t>
      </w:r>
      <w:ins w:id="93" w:author="Aamir Ahmed" w:date="2023-04-21T13:09:00Z">
        <w:r w:rsidR="007B0EE5">
          <w:t>:</w:t>
        </w:r>
      </w:ins>
      <w:del w:id="94" w:author="Aamir Ahmed" w:date="2023-04-21T13:09:00Z">
        <w:r w:rsidDel="007B0EE5">
          <w:delText>.</w:delText>
        </w:r>
      </w:del>
    </w:p>
    <w:p w14:paraId="05AB0E2E" w14:textId="014F1C46" w:rsidR="00D71FE5" w:rsidRDefault="00D71FE5" w:rsidP="00D71FE5">
      <w:pPr>
        <w:pStyle w:val="IMG-Caption"/>
      </w:pPr>
      <w:r w:rsidRPr="00D71FE5">
        <w:rPr>
          <w:noProof/>
        </w:rPr>
        <w:lastRenderedPageBreak/>
        <w:drawing>
          <wp:inline distT="0" distB="0" distL="0" distR="0" wp14:anchorId="52FC6A3E" wp14:editId="7C712314">
            <wp:extent cx="4905511" cy="2679940"/>
            <wp:effectExtent l="19050" t="19050" r="9525" b="2540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4920707" cy="2688242"/>
                    </a:xfrm>
                    <a:prstGeom prst="rect">
                      <a:avLst/>
                    </a:prstGeom>
                    <a:ln>
                      <a:solidFill>
                        <a:schemeClr val="tx1"/>
                      </a:solidFill>
                    </a:ln>
                  </pic:spPr>
                </pic:pic>
              </a:graphicData>
            </a:graphic>
          </wp:inline>
        </w:drawing>
      </w:r>
    </w:p>
    <w:p w14:paraId="4340A252" w14:textId="5B462F50" w:rsidR="00C45434" w:rsidRDefault="0040788E" w:rsidP="00D71FE5">
      <w:pPr>
        <w:pStyle w:val="IMG-Caption"/>
      </w:pPr>
      <w:r>
        <w:t>Figure 1.2</w:t>
      </w:r>
      <w:del w:id="95" w:author="Aamir Ahmed" w:date="2023-04-21T13:11:00Z">
        <w:r w:rsidDel="007B0EE5">
          <w:delText xml:space="preserve">.1 </w:delText>
        </w:r>
      </w:del>
      <w:r>
        <w:t>– API keys</w:t>
      </w:r>
      <w:r w:rsidR="000F6BB1">
        <w:t xml:space="preserve"> screen</w:t>
      </w:r>
    </w:p>
    <w:p w14:paraId="2DF50C76" w14:textId="4A27C51D" w:rsidR="00C45434" w:rsidRDefault="0040788E" w:rsidP="0040788E">
      <w:pPr>
        <w:pStyle w:val="L-Numbers"/>
      </w:pPr>
      <w:r>
        <w:t>Click the "</w:t>
      </w:r>
      <w:r w:rsidRPr="00986520">
        <w:rPr>
          <w:rStyle w:val="P-Bold"/>
        </w:rPr>
        <w:t xml:space="preserve">Create </w:t>
      </w:r>
      <w:r w:rsidR="00986520" w:rsidRPr="00986520">
        <w:rPr>
          <w:rStyle w:val="P-Bold"/>
        </w:rPr>
        <w:t>new secret</w:t>
      </w:r>
      <w:r w:rsidRPr="00986520">
        <w:rPr>
          <w:rStyle w:val="P-Bold"/>
        </w:rPr>
        <w:t xml:space="preserve"> key</w:t>
      </w:r>
      <w:r>
        <w:t>" button to generate a new API key.</w:t>
      </w:r>
    </w:p>
    <w:p w14:paraId="5EBC4316" w14:textId="77777777" w:rsidR="001C4DAD" w:rsidRDefault="0040788E" w:rsidP="00463EE7">
      <w:pPr>
        <w:pStyle w:val="L-Numbers"/>
      </w:pPr>
      <w:r>
        <w:t>Give your API key a name</w:t>
      </w:r>
      <w:r w:rsidR="0007599B">
        <w:t xml:space="preserve"> (optional)</w:t>
      </w:r>
      <w:r>
        <w:t xml:space="preserve"> and click "</w:t>
      </w:r>
      <w:r w:rsidRPr="00A8586E">
        <w:rPr>
          <w:rStyle w:val="P-Bold"/>
        </w:rPr>
        <w:t>Create</w:t>
      </w:r>
      <w:r w:rsidR="00A8586E" w:rsidRPr="00A8586E">
        <w:rPr>
          <w:rStyle w:val="P-Bold"/>
        </w:rPr>
        <w:t xml:space="preserve"> secret key</w:t>
      </w:r>
      <w:r>
        <w:t>".</w:t>
      </w:r>
    </w:p>
    <w:p w14:paraId="366D33E6" w14:textId="57D5FD42" w:rsidR="001C4DAD" w:rsidRDefault="001C4DAD" w:rsidP="001C4DAD">
      <w:pPr>
        <w:pStyle w:val="IMG-Caption"/>
      </w:pPr>
      <w:r w:rsidRPr="001C4DAD">
        <w:rPr>
          <w:noProof/>
        </w:rPr>
        <w:drawing>
          <wp:inline distT="0" distB="0" distL="0" distR="0" wp14:anchorId="4761B367" wp14:editId="79C5E17C">
            <wp:extent cx="3425036" cy="1364592"/>
            <wp:effectExtent l="19050" t="19050" r="23495" b="2667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6"/>
                    <a:stretch>
                      <a:fillRect/>
                    </a:stretch>
                  </pic:blipFill>
                  <pic:spPr>
                    <a:xfrm>
                      <a:off x="0" y="0"/>
                      <a:ext cx="3437621" cy="1369606"/>
                    </a:xfrm>
                    <a:prstGeom prst="rect">
                      <a:avLst/>
                    </a:prstGeom>
                    <a:ln>
                      <a:solidFill>
                        <a:schemeClr val="tx1"/>
                      </a:solidFill>
                    </a:ln>
                  </pic:spPr>
                </pic:pic>
              </a:graphicData>
            </a:graphic>
          </wp:inline>
        </w:drawing>
      </w:r>
    </w:p>
    <w:p w14:paraId="64CF4C68" w14:textId="5B6F4A9E" w:rsidR="009C0CF5" w:rsidRDefault="003F467A" w:rsidP="001C4DAD">
      <w:pPr>
        <w:pStyle w:val="IMG-Caption"/>
      </w:pPr>
      <w:r w:rsidRPr="00935E3B">
        <w:rPr>
          <w:noProof/>
        </w:rPr>
        <w:drawing>
          <wp:anchor distT="0" distB="0" distL="114300" distR="114300" simplePos="0" relativeHeight="251658240" behindDoc="0" locked="0" layoutInCell="1" allowOverlap="1" wp14:anchorId="3FD11998" wp14:editId="3D1A7EF2">
            <wp:simplePos x="0" y="0"/>
            <wp:positionH relativeFrom="column">
              <wp:posOffset>4484370</wp:posOffset>
            </wp:positionH>
            <wp:positionV relativeFrom="paragraph">
              <wp:posOffset>281025</wp:posOffset>
            </wp:positionV>
            <wp:extent cx="258445" cy="222885"/>
            <wp:effectExtent l="0" t="0" r="8255" b="5715"/>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t="1" b="4713"/>
                    <a:stretch/>
                  </pic:blipFill>
                  <pic:spPr bwMode="auto">
                    <a:xfrm>
                      <a:off x="0" y="0"/>
                      <a:ext cx="258445" cy="222885"/>
                    </a:xfrm>
                    <a:prstGeom prst="rect">
                      <a:avLst/>
                    </a:prstGeom>
                    <a:ln>
                      <a:noFill/>
                    </a:ln>
                    <a:extLst>
                      <a:ext uri="{53640926-AAD7-44D8-BBD7-CCE9431645EC}">
                        <a14:shadowObscured xmlns:a14="http://schemas.microsoft.com/office/drawing/2010/main"/>
                      </a:ext>
                    </a:extLst>
                  </pic:spPr>
                </pic:pic>
              </a:graphicData>
            </a:graphic>
          </wp:anchor>
        </w:drawing>
      </w:r>
      <w:r w:rsidR="0040788E">
        <w:t>Figure 1.</w:t>
      </w:r>
      <w:ins w:id="96" w:author="Aamir Ahmed" w:date="2023-04-21T13:11:00Z">
        <w:r w:rsidR="007B0EE5">
          <w:t>3</w:t>
        </w:r>
      </w:ins>
      <w:del w:id="97" w:author="Aamir Ahmed" w:date="2023-04-21T13:11:00Z">
        <w:r w:rsidR="0040788E" w:rsidDel="007B0EE5">
          <w:delText>2.</w:delText>
        </w:r>
        <w:r w:rsidR="001C4DAD" w:rsidDel="007B0EE5">
          <w:delText>2</w:delText>
        </w:r>
      </w:del>
      <w:r w:rsidR="0040788E">
        <w:t xml:space="preserve"> – Naming your API key</w:t>
      </w:r>
    </w:p>
    <w:p w14:paraId="43D069A6" w14:textId="77777777" w:rsidR="00C25774" w:rsidRDefault="0040788E" w:rsidP="0040788E">
      <w:pPr>
        <w:pStyle w:val="L-Numbers"/>
      </w:pPr>
      <w:r>
        <w:t xml:space="preserve">Your new API key will be displayed on the screen. Click the </w:t>
      </w:r>
      <w:r w:rsidRPr="00935E3B">
        <w:rPr>
          <w:rStyle w:val="P-Keyword"/>
        </w:rPr>
        <w:t>copy icon</w:t>
      </w:r>
      <w:r>
        <w:t xml:space="preserve"> </w:t>
      </w:r>
      <w:r w:rsidR="00935E3B">
        <w:t xml:space="preserve"> </w:t>
      </w:r>
      <w:r>
        <w:t xml:space="preserve">to </w:t>
      </w:r>
      <w:r w:rsidR="003F467A">
        <w:t xml:space="preserve">   </w:t>
      </w:r>
      <w:r>
        <w:t xml:space="preserve">copy the key to your clipboard. </w:t>
      </w:r>
    </w:p>
    <w:p w14:paraId="2C331766" w14:textId="6004D6C6" w:rsidR="00C25774" w:rsidRDefault="00F912CC" w:rsidP="00F912CC">
      <w:pPr>
        <w:pStyle w:val="P-CalloutHeading"/>
      </w:pPr>
      <w:r>
        <w:t>Tip</w:t>
      </w:r>
    </w:p>
    <w:p w14:paraId="14C6E175" w14:textId="45F0C973" w:rsidR="00CB14DE" w:rsidRDefault="0040788E" w:rsidP="00F912CC">
      <w:pPr>
        <w:pStyle w:val="P-Callout"/>
      </w:pPr>
      <w:r>
        <w:t>Be sure to save your API key in a secure location</w:t>
      </w:r>
      <w:r w:rsidR="00F912CC">
        <w:t xml:space="preserve"> immediately</w:t>
      </w:r>
      <w:r>
        <w:t>, as you will need it later when working with the OpenAI API</w:t>
      </w:r>
      <w:r w:rsidR="000A400C">
        <w:t xml:space="preserve"> and you cannot view the key again in its entirety once it is saved</w:t>
      </w:r>
      <w:r>
        <w:t>.</w:t>
      </w:r>
    </w:p>
    <w:p w14:paraId="0E0E86CE" w14:textId="71B97C0E" w:rsidR="00CB14DE" w:rsidRDefault="00CB14DE" w:rsidP="00CB14DE">
      <w:pPr>
        <w:pStyle w:val="IMG-Caption"/>
      </w:pPr>
      <w:r w:rsidRPr="00CB14DE">
        <w:rPr>
          <w:noProof/>
        </w:rPr>
        <w:lastRenderedPageBreak/>
        <w:drawing>
          <wp:inline distT="0" distB="0" distL="0" distR="0" wp14:anchorId="73D9149D" wp14:editId="65023D29">
            <wp:extent cx="3551889" cy="1834907"/>
            <wp:effectExtent l="19050" t="19050" r="10795" b="133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3561485" cy="1839864"/>
                    </a:xfrm>
                    <a:prstGeom prst="rect">
                      <a:avLst/>
                    </a:prstGeom>
                    <a:ln>
                      <a:solidFill>
                        <a:schemeClr val="tx1"/>
                      </a:solidFill>
                    </a:ln>
                  </pic:spPr>
                </pic:pic>
              </a:graphicData>
            </a:graphic>
          </wp:inline>
        </w:drawing>
      </w:r>
    </w:p>
    <w:p w14:paraId="3A02FEAF" w14:textId="4CA8D95C" w:rsidR="0040788E" w:rsidRDefault="0040788E" w:rsidP="00CB14DE">
      <w:pPr>
        <w:pStyle w:val="IMG-Caption"/>
      </w:pPr>
      <w:r>
        <w:t>Figure 1.</w:t>
      </w:r>
      <w:ins w:id="98" w:author="Aamir Ahmed" w:date="2023-04-21T13:11:00Z">
        <w:r w:rsidR="007B0EE5">
          <w:t>4</w:t>
        </w:r>
      </w:ins>
      <w:del w:id="99" w:author="Aamir Ahmed" w:date="2023-04-21T13:11:00Z">
        <w:r w:rsidDel="007B0EE5">
          <w:delText>2.</w:delText>
        </w:r>
        <w:r w:rsidR="00CB14DE" w:rsidDel="007B0EE5">
          <w:delText>3</w:delText>
        </w:r>
      </w:del>
      <w:r>
        <w:t xml:space="preserve"> – Copying your API key</w:t>
      </w:r>
    </w:p>
    <w:p w14:paraId="1FF145EF" w14:textId="77777777" w:rsidR="0040788E" w:rsidRDefault="0040788E" w:rsidP="0040788E">
      <w:pPr>
        <w:pStyle w:val="H2-Heading"/>
      </w:pPr>
      <w:r>
        <w:t>How it works…</w:t>
      </w:r>
    </w:p>
    <w:p w14:paraId="61E97787" w14:textId="523589AE" w:rsidR="0040788E" w:rsidRDefault="0040788E" w:rsidP="0040788E">
      <w:pPr>
        <w:pStyle w:val="P-Regular"/>
      </w:pPr>
      <w:r>
        <w:t>By creating an API key, you enable programmatic access to ChatGPT and other OpenAI models through the OpenAI API. This allows you to integrate ChatGPT's capabilities into your applications, scripts, or tools, enabling more customized and automated interactions</w:t>
      </w:r>
      <w:r w:rsidR="00F14DAB">
        <w:t>.</w:t>
      </w:r>
    </w:p>
    <w:p w14:paraId="549B55F3" w14:textId="77777777" w:rsidR="0040788E" w:rsidRDefault="0040788E" w:rsidP="0040788E">
      <w:pPr>
        <w:pStyle w:val="H2-Heading"/>
      </w:pPr>
      <w:r>
        <w:t>There's more…</w:t>
      </w:r>
    </w:p>
    <w:p w14:paraId="55A5A076" w14:textId="3DCFC557" w:rsidR="0040788E" w:rsidRDefault="0040788E" w:rsidP="0040788E">
      <w:pPr>
        <w:pStyle w:val="P-Regular"/>
      </w:pPr>
      <w:r>
        <w:t xml:space="preserve">The </w:t>
      </w:r>
      <w:r w:rsidRPr="002E78B4">
        <w:rPr>
          <w:rStyle w:val="P-Bold"/>
        </w:rPr>
        <w:t>OpenAI Playground</w:t>
      </w:r>
      <w:r>
        <w:t xml:space="preserve"> is an interactive tool that allows you to experiment with different OpenAI models, including ChatGPT</w:t>
      </w:r>
      <w:r w:rsidR="00E12356">
        <w:t>, and their various parameters</w:t>
      </w:r>
      <w:r w:rsidR="001C4EBB">
        <w:t>, but without requiring</w:t>
      </w:r>
      <w:r w:rsidR="00A60424">
        <w:t xml:space="preserve"> you to write any code</w:t>
      </w:r>
      <w:r>
        <w:t>. To access</w:t>
      </w:r>
      <w:r w:rsidR="006957BB">
        <w:t xml:space="preserve"> and use</w:t>
      </w:r>
      <w:r>
        <w:t xml:space="preserve"> the Playground, follow these steps:</w:t>
      </w:r>
    </w:p>
    <w:p w14:paraId="66689918" w14:textId="10DF860B" w:rsidR="0040788E" w:rsidRDefault="0040788E" w:rsidP="005E4B7C">
      <w:pPr>
        <w:pStyle w:val="L-Numbers"/>
        <w:numPr>
          <w:ilvl w:val="0"/>
          <w:numId w:val="4"/>
        </w:numPr>
      </w:pPr>
      <w:r>
        <w:t>Log in to your OpenAI account.</w:t>
      </w:r>
    </w:p>
    <w:p w14:paraId="1D5DA298" w14:textId="221A7C26" w:rsidR="00875272" w:rsidRDefault="0040788E" w:rsidP="005E4B7C">
      <w:pPr>
        <w:pStyle w:val="L-Numbers"/>
      </w:pPr>
      <w:r>
        <w:t>Click on "</w:t>
      </w:r>
      <w:r w:rsidRPr="00A60424">
        <w:rPr>
          <w:rStyle w:val="P-Bold"/>
        </w:rPr>
        <w:t>Playground</w:t>
      </w:r>
      <w:r>
        <w:t>" in the top navigation bar.</w:t>
      </w:r>
    </w:p>
    <w:p w14:paraId="05C515B1" w14:textId="3EDC8278" w:rsidR="00875272" w:rsidRDefault="00875272" w:rsidP="00875272">
      <w:pPr>
        <w:pStyle w:val="IMG-Caption"/>
      </w:pPr>
      <w:r w:rsidRPr="00875272">
        <w:rPr>
          <w:noProof/>
        </w:rPr>
        <w:lastRenderedPageBreak/>
        <w:drawing>
          <wp:inline distT="0" distB="0" distL="0" distR="0" wp14:anchorId="2C861DBF" wp14:editId="45E2C747">
            <wp:extent cx="4417891" cy="3678548"/>
            <wp:effectExtent l="19050" t="19050" r="20955"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4435436" cy="3693156"/>
                    </a:xfrm>
                    <a:prstGeom prst="rect">
                      <a:avLst/>
                    </a:prstGeom>
                    <a:ln>
                      <a:solidFill>
                        <a:schemeClr val="tx1"/>
                      </a:solidFill>
                    </a:ln>
                  </pic:spPr>
                </pic:pic>
              </a:graphicData>
            </a:graphic>
          </wp:inline>
        </w:drawing>
      </w:r>
    </w:p>
    <w:p w14:paraId="0815672F" w14:textId="2FA96C54" w:rsidR="0040788E" w:rsidRDefault="0040788E" w:rsidP="00875272">
      <w:pPr>
        <w:pStyle w:val="IMG-Caption"/>
      </w:pPr>
      <w:r>
        <w:t>Figure 1.</w:t>
      </w:r>
      <w:ins w:id="100" w:author="Aamir Ahmed" w:date="2023-04-21T13:11:00Z">
        <w:r w:rsidR="007B0EE5">
          <w:t>5</w:t>
        </w:r>
      </w:ins>
      <w:del w:id="101" w:author="Aamir Ahmed" w:date="2023-04-21T13:11:00Z">
        <w:r w:rsidDel="007B0EE5">
          <w:delText>2.</w:delText>
        </w:r>
        <w:r w:rsidR="00875272" w:rsidDel="007B0EE5">
          <w:delText>4</w:delText>
        </w:r>
      </w:del>
      <w:r>
        <w:t xml:space="preserve"> – </w:t>
      </w:r>
      <w:r w:rsidR="000F6BB1">
        <w:t>The OpenAI</w:t>
      </w:r>
      <w:r>
        <w:t xml:space="preserve"> Playground</w:t>
      </w:r>
    </w:p>
    <w:p w14:paraId="6E802B83" w14:textId="13BA7283" w:rsidR="00943D90" w:rsidRDefault="0040788E" w:rsidP="00943D90">
      <w:pPr>
        <w:pStyle w:val="L-Numbers"/>
      </w:pPr>
      <w:r>
        <w:t>In the Playground, you can</w:t>
      </w:r>
      <w:r w:rsidR="004D0647">
        <w:t xml:space="preserve"> choose from various different models by</w:t>
      </w:r>
      <w:r>
        <w:t xml:space="preserve"> select</w:t>
      </w:r>
      <w:r w:rsidR="004D0647">
        <w:t>ing</w:t>
      </w:r>
      <w:r>
        <w:t xml:space="preserve"> the model you want to use from the "</w:t>
      </w:r>
      <w:r w:rsidRPr="004D0647">
        <w:rPr>
          <w:rStyle w:val="P-Bold"/>
        </w:rPr>
        <w:t>Model</w:t>
      </w:r>
      <w:r>
        <w:t>" dropdown menu.</w:t>
      </w:r>
    </w:p>
    <w:p w14:paraId="73BD6390" w14:textId="0F18FF30" w:rsidR="00943D90" w:rsidRDefault="00EA68BB" w:rsidP="00EA68BB">
      <w:pPr>
        <w:pStyle w:val="IMG-Caption"/>
      </w:pPr>
      <w:r w:rsidRPr="00EA68BB">
        <w:rPr>
          <w:noProof/>
        </w:rPr>
        <w:drawing>
          <wp:inline distT="0" distB="0" distL="0" distR="0" wp14:anchorId="4D029506" wp14:editId="1E6D24C2">
            <wp:extent cx="3559267" cy="2614250"/>
            <wp:effectExtent l="19050" t="19050" r="22225" b="152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3569117" cy="2621485"/>
                    </a:xfrm>
                    <a:prstGeom prst="rect">
                      <a:avLst/>
                    </a:prstGeom>
                    <a:ln>
                      <a:solidFill>
                        <a:schemeClr val="tx1"/>
                      </a:solidFill>
                    </a:ln>
                  </pic:spPr>
                </pic:pic>
              </a:graphicData>
            </a:graphic>
          </wp:inline>
        </w:drawing>
      </w:r>
    </w:p>
    <w:p w14:paraId="1E2DDBE9" w14:textId="07C1959A" w:rsidR="0040788E" w:rsidRDefault="0040788E" w:rsidP="00EA68BB">
      <w:pPr>
        <w:pStyle w:val="IMG-Caption"/>
      </w:pPr>
      <w:r>
        <w:lastRenderedPageBreak/>
        <w:t>Figure 1.</w:t>
      </w:r>
      <w:ins w:id="102" w:author="Aamir Ahmed" w:date="2023-04-21T13:11:00Z">
        <w:r w:rsidR="007B0EE5">
          <w:t>6</w:t>
        </w:r>
      </w:ins>
      <w:del w:id="103" w:author="Aamir Ahmed" w:date="2023-04-21T13:11:00Z">
        <w:r w:rsidDel="007B0EE5">
          <w:delText>2.</w:delText>
        </w:r>
        <w:r w:rsidR="00547E13" w:rsidDel="007B0EE5">
          <w:delText>5</w:delText>
        </w:r>
      </w:del>
      <w:r>
        <w:t xml:space="preserve"> – Selecting a model</w:t>
      </w:r>
    </w:p>
    <w:p w14:paraId="0FE3BC74" w14:textId="220EAA42" w:rsidR="0030242F" w:rsidRDefault="0040788E" w:rsidP="005E4B7C">
      <w:pPr>
        <w:pStyle w:val="L-Numbers"/>
      </w:pPr>
      <w:r>
        <w:t>Enter your prompt in the text box provided and click "</w:t>
      </w:r>
      <w:r w:rsidR="00547E13" w:rsidRPr="008226DA">
        <w:rPr>
          <w:rStyle w:val="P-Bold"/>
        </w:rPr>
        <w:t>Submit</w:t>
      </w:r>
      <w:r>
        <w:t>" to see the model's response.</w:t>
      </w:r>
    </w:p>
    <w:p w14:paraId="4C3CFCE9" w14:textId="3DC83B7E" w:rsidR="0030242F" w:rsidRDefault="00FF4899" w:rsidP="00AE3DD2">
      <w:pPr>
        <w:pStyle w:val="IMG-Caption"/>
      </w:pPr>
      <w:r w:rsidRPr="00A81169">
        <w:rPr>
          <w:noProof/>
        </w:rPr>
        <w:drawing>
          <wp:inline distT="0" distB="0" distL="0" distR="0" wp14:anchorId="459F1AF4" wp14:editId="52F89768">
            <wp:extent cx="3534601" cy="3970549"/>
            <wp:effectExtent l="19050" t="19050" r="27940"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3542269" cy="3979163"/>
                    </a:xfrm>
                    <a:prstGeom prst="rect">
                      <a:avLst/>
                    </a:prstGeom>
                    <a:ln>
                      <a:solidFill>
                        <a:schemeClr val="tx1"/>
                      </a:solidFill>
                    </a:ln>
                  </pic:spPr>
                </pic:pic>
              </a:graphicData>
            </a:graphic>
          </wp:inline>
        </w:drawing>
      </w:r>
    </w:p>
    <w:p w14:paraId="1D793199" w14:textId="2E89C2F8" w:rsidR="0040788E" w:rsidRDefault="0040788E" w:rsidP="00AE3DD2">
      <w:pPr>
        <w:pStyle w:val="IMG-Caption"/>
      </w:pPr>
      <w:r>
        <w:t>Figure 1.</w:t>
      </w:r>
      <w:ins w:id="104" w:author="Aamir Ahmed" w:date="2023-04-21T13:11:00Z">
        <w:r w:rsidR="007B0EE5">
          <w:t>7</w:t>
        </w:r>
      </w:ins>
      <w:del w:id="105" w:author="Aamir Ahmed" w:date="2023-04-21T13:11:00Z">
        <w:r w:rsidDel="007B0EE5">
          <w:delText>2.</w:delText>
        </w:r>
        <w:r w:rsidR="00AE3DD2" w:rsidDel="007B0EE5">
          <w:delText>6</w:delText>
        </w:r>
      </w:del>
      <w:r>
        <w:t xml:space="preserve"> – Entering a prompt and generating a response</w:t>
      </w:r>
    </w:p>
    <w:p w14:paraId="6799B21A" w14:textId="77777777" w:rsidR="004747BC" w:rsidRDefault="004747BC" w:rsidP="004747BC">
      <w:pPr>
        <w:pStyle w:val="P-CalloutHeading"/>
      </w:pPr>
      <w:r>
        <w:t>Tip</w:t>
      </w:r>
    </w:p>
    <w:p w14:paraId="6EC51D28" w14:textId="5E55B3F1" w:rsidR="00A81169" w:rsidRPr="00A81169" w:rsidRDefault="004747BC" w:rsidP="004747BC">
      <w:pPr>
        <w:pStyle w:val="P-Callout"/>
      </w:pPr>
      <w:r>
        <w:t>Even though you are not required to enter an API key to interact with the Playground, usage still counts towards your account’s token/credit usage.</w:t>
      </w:r>
    </w:p>
    <w:p w14:paraId="0D8B3B3C" w14:textId="40AAEFDB" w:rsidR="00601A92" w:rsidRDefault="0040788E" w:rsidP="005E4B7C">
      <w:pPr>
        <w:pStyle w:val="L-Numbers"/>
      </w:pPr>
      <w:r>
        <w:t xml:space="preserve">You can also adjust various settings, such as the </w:t>
      </w:r>
      <w:r w:rsidR="00376E1A">
        <w:t>maximum</w:t>
      </w:r>
      <w:r>
        <w:t xml:space="preserve"> length, number of generated responses, and more </w:t>
      </w:r>
      <w:r w:rsidR="009016F4">
        <w:t xml:space="preserve">from the settings panel </w:t>
      </w:r>
      <w:r w:rsidR="005D3A56">
        <w:t>to the right of the message box</w:t>
      </w:r>
      <w:r>
        <w:t>.</w:t>
      </w:r>
    </w:p>
    <w:p w14:paraId="4FF5F70B" w14:textId="7792BA47" w:rsidR="00601A92" w:rsidRDefault="006A7356" w:rsidP="004B35AC">
      <w:pPr>
        <w:pStyle w:val="IMG-Caption"/>
      </w:pPr>
      <w:r>
        <w:rPr>
          <w:noProof/>
        </w:rPr>
        <w:lastRenderedPageBreak/>
        <mc:AlternateContent>
          <mc:Choice Requires="wps">
            <w:drawing>
              <wp:anchor distT="0" distB="0" distL="114300" distR="114300" simplePos="0" relativeHeight="251659264" behindDoc="0" locked="0" layoutInCell="1" allowOverlap="1" wp14:anchorId="5F341321" wp14:editId="4938A74B">
                <wp:simplePos x="0" y="0"/>
                <wp:positionH relativeFrom="column">
                  <wp:posOffset>3663760</wp:posOffset>
                </wp:positionH>
                <wp:positionV relativeFrom="paragraph">
                  <wp:posOffset>1167130</wp:posOffset>
                </wp:positionV>
                <wp:extent cx="606340" cy="0"/>
                <wp:effectExtent l="0" t="152400" r="0" b="152400"/>
                <wp:wrapNone/>
                <wp:docPr id="26" name="Straight Arrow Connector 26"/>
                <wp:cNvGraphicFramePr/>
                <a:graphic xmlns:a="http://schemas.openxmlformats.org/drawingml/2006/main">
                  <a:graphicData uri="http://schemas.microsoft.com/office/word/2010/wordprocessingShape">
                    <wps:wsp>
                      <wps:cNvCnPr/>
                      <wps:spPr>
                        <a:xfrm>
                          <a:off x="0" y="0"/>
                          <a:ext cx="606340"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BBC558" id="_x0000_t32" coordsize="21600,21600" o:spt="32" o:oned="t" path="m,l21600,21600e" filled="f">
                <v:path arrowok="t" fillok="f" o:connecttype="none"/>
                <o:lock v:ext="edit" shapetype="t"/>
              </v:shapetype>
              <v:shape id="Straight Arrow Connector 26" o:spid="_x0000_s1026" type="#_x0000_t32" style="position:absolute;margin-left:288.5pt;margin-top:91.9pt;width:4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" strokecolor="black [3213]" strokeweight="6pt">
                <v:stroke endarrow="block" joinstyle="miter"/>
              </v:shape>
            </w:pict>
          </mc:Fallback>
        </mc:AlternateContent>
      </w:r>
      <w:r w:rsidR="004B35AC" w:rsidRPr="004B35AC">
        <w:rPr>
          <w:noProof/>
        </w:rPr>
        <w:drawing>
          <wp:inline distT="0" distB="0" distL="0" distR="0" wp14:anchorId="32DA24EA" wp14:editId="19EA9431">
            <wp:extent cx="5251450" cy="2848610"/>
            <wp:effectExtent l="19050" t="19050" r="25400" b="279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5251450" cy="2848610"/>
                    </a:xfrm>
                    <a:prstGeom prst="rect">
                      <a:avLst/>
                    </a:prstGeom>
                    <a:ln>
                      <a:solidFill>
                        <a:schemeClr val="tx1"/>
                      </a:solidFill>
                    </a:ln>
                  </pic:spPr>
                </pic:pic>
              </a:graphicData>
            </a:graphic>
          </wp:inline>
        </w:drawing>
      </w:r>
    </w:p>
    <w:p w14:paraId="0096082A" w14:textId="7388554C" w:rsidR="0040788E" w:rsidRDefault="0040788E" w:rsidP="00601A92">
      <w:pPr>
        <w:pStyle w:val="IMG-Caption"/>
      </w:pPr>
      <w:r>
        <w:t>Figure 1.</w:t>
      </w:r>
      <w:ins w:id="106" w:author="Aamir Ahmed" w:date="2023-04-21T13:12:00Z">
        <w:r w:rsidR="007B0EE5">
          <w:t>8</w:t>
        </w:r>
      </w:ins>
      <w:del w:id="107" w:author="Aamir Ahmed" w:date="2023-04-21T13:12:00Z">
        <w:r w:rsidDel="007B0EE5">
          <w:delText>2.</w:delText>
        </w:r>
        <w:r w:rsidR="009821F5" w:rsidDel="007B0EE5">
          <w:delText>7</w:delText>
        </w:r>
      </w:del>
      <w:r>
        <w:t xml:space="preserve"> – Adjusting settings in the Playground</w:t>
      </w:r>
    </w:p>
    <w:p w14:paraId="02E2548A" w14:textId="7679C754" w:rsidR="00CF07CB" w:rsidRDefault="00C8299B" w:rsidP="0040788E">
      <w:pPr>
        <w:pStyle w:val="P-Regular"/>
      </w:pPr>
      <w:r>
        <w:t xml:space="preserve">Two of the most important </w:t>
      </w:r>
      <w:del w:id="108" w:author="Aamir Ahmed" w:date="2023-04-21T13:12:00Z">
        <w:r w:rsidDel="007B0EE5">
          <w:delText>parimeters</w:delText>
        </w:r>
      </w:del>
      <w:ins w:id="109" w:author="Aamir Ahmed" w:date="2023-04-21T13:12:00Z">
        <w:r w:rsidR="007B0EE5">
          <w:t>parameters</w:t>
        </w:r>
      </w:ins>
      <w:r>
        <w:t xml:space="preserve"> </w:t>
      </w:r>
      <w:r w:rsidR="006F2143">
        <w:t>are “</w:t>
      </w:r>
      <w:r w:rsidR="006F2143" w:rsidRPr="00FB4881">
        <w:rPr>
          <w:rStyle w:val="P-Bold"/>
        </w:rPr>
        <w:t>Temperature</w:t>
      </w:r>
      <w:r w:rsidR="006F2143">
        <w:t>” and “</w:t>
      </w:r>
      <w:r w:rsidR="006F2143" w:rsidRPr="00FB4881">
        <w:rPr>
          <w:rStyle w:val="P-Bold"/>
        </w:rPr>
        <w:t>Maximum length</w:t>
      </w:r>
      <w:r w:rsidR="006F2143">
        <w:t>”.</w:t>
      </w:r>
    </w:p>
    <w:p w14:paraId="2E45C23F" w14:textId="5A22C46C" w:rsidR="00F95240" w:rsidRDefault="00F95240" w:rsidP="00F95240">
      <w:pPr>
        <w:pStyle w:val="L-Bullets"/>
      </w:pPr>
      <w:r>
        <w:t xml:space="preserve">The </w:t>
      </w:r>
      <w:r w:rsidRPr="00F95240">
        <w:rPr>
          <w:rStyle w:val="P-Bold"/>
        </w:rPr>
        <w:t>temperature</w:t>
      </w:r>
      <w:r>
        <w:t xml:space="preserve"> parameter affects the randomness and creativity of the model's responses. A higher temperature (e.g., 0.8) will produce more diverse and creative outputs, while a lower temperature (e.g., 0.2) will generate more focused and deterministic responses. By adjusting the temperature, you can control the balance between the model's creativity and adherence to the provided context or prompt.</w:t>
      </w:r>
    </w:p>
    <w:p w14:paraId="50297430" w14:textId="7B964F85" w:rsidR="00F95240" w:rsidRDefault="00F95240" w:rsidP="00F95240">
      <w:pPr>
        <w:pStyle w:val="L-Bullets"/>
      </w:pPr>
      <w:r>
        <w:t xml:space="preserve">The </w:t>
      </w:r>
      <w:r w:rsidRPr="00F95240">
        <w:rPr>
          <w:rStyle w:val="P-Bold"/>
        </w:rPr>
        <w:t>maximum length</w:t>
      </w:r>
      <w:r>
        <w:t xml:space="preserve"> parameter controls the number of tokens (words or word pieces) the model will generate in its response. By setting a higher maximum length, you can obtain longer responses, while a lower maximum length will produce more concise outputs. Adjusting the maximum length can help you tailor the response length to your specific needs or requirements.</w:t>
      </w:r>
    </w:p>
    <w:p w14:paraId="71656EB9" w14:textId="476439C6" w:rsidR="00CF07CB" w:rsidRDefault="00F95240" w:rsidP="0040788E">
      <w:pPr>
        <w:pStyle w:val="P-Regular"/>
      </w:pPr>
      <w:r>
        <w:t>Feel free to experiment with these parameters in the OpenAI Playground or when using the API to find the optimal settings for your specific use case or desired output.</w:t>
      </w:r>
    </w:p>
    <w:p w14:paraId="65558ABA" w14:textId="3FD1DF04" w:rsidR="008A1D8A" w:rsidRDefault="0040788E" w:rsidP="0040788E">
      <w:pPr>
        <w:pStyle w:val="P-Regular"/>
      </w:pPr>
      <w:r>
        <w:t>The Playground allows you to experiment with different prompt styles</w:t>
      </w:r>
      <w:r w:rsidR="00F71CB5">
        <w:t>, presets,</w:t>
      </w:r>
      <w:r>
        <w:t xml:space="preserve"> and model settings, helping you better understand how to tailor your prompts and API requests for optimal results.</w:t>
      </w:r>
    </w:p>
    <w:p w14:paraId="50C5B580" w14:textId="70AAD18F" w:rsidR="009821F5" w:rsidRDefault="00400C68" w:rsidP="00995D07">
      <w:pPr>
        <w:pStyle w:val="IMG-Caption"/>
      </w:pPr>
      <w:ins w:id="110" w:author="Clint Bodungen" w:date="2023-04-24T17:09:00Z">
        <w:r w:rsidRPr="00995D07">
          <w:rPr>
            <w:noProof/>
          </w:rPr>
          <w:lastRenderedPageBreak/>
          <w:drawing>
            <wp:inline distT="0" distB="0" distL="0" distR="0" wp14:anchorId="64364DE3" wp14:editId="7D63F0FB">
              <wp:extent cx="4991357" cy="33021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4991357" cy="3302170"/>
                      </a:xfrm>
                      <a:prstGeom prst="rect">
                        <a:avLst/>
                      </a:prstGeom>
                      <a:ln>
                        <a:noFill/>
                      </a:ln>
                    </pic:spPr>
                  </pic:pic>
                </a:graphicData>
              </a:graphic>
            </wp:inline>
          </w:drawing>
        </w:r>
      </w:ins>
      <w:commentRangeStart w:id="111"/>
      <w:del w:id="112" w:author="Clint Bodungen" w:date="2023-04-24T17:07:00Z">
        <w:r w:rsidR="009821F5" w:rsidRPr="009821F5" w:rsidDel="004533C0">
          <w:rPr>
            <w:noProof/>
          </w:rPr>
          <w:drawing>
            <wp:inline distT="0" distB="0" distL="0" distR="0" wp14:anchorId="0C5AD424" wp14:editId="50C45B0E">
              <wp:extent cx="2283371" cy="2576946"/>
              <wp:effectExtent l="19050" t="19050" r="22225" b="139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2287878" cy="2582033"/>
                      </a:xfrm>
                      <a:prstGeom prst="rect">
                        <a:avLst/>
                      </a:prstGeom>
                      <a:ln>
                        <a:solidFill>
                          <a:schemeClr val="tx1"/>
                        </a:solidFill>
                      </a:ln>
                    </pic:spPr>
                  </pic:pic>
                </a:graphicData>
              </a:graphic>
            </wp:inline>
          </w:drawing>
        </w:r>
      </w:del>
      <w:commentRangeEnd w:id="111"/>
      <w:r w:rsidR="007B0EE5">
        <w:rPr>
          <w:rStyle w:val="CommentReference"/>
          <w:rFonts w:eastAsiaTheme="minorHAnsi"/>
          <w:b w:val="0"/>
          <w:color w:val="auto"/>
          <w:lang w:val="en-US"/>
        </w:rPr>
        <w:commentReference w:id="111"/>
      </w:r>
      <w:del w:id="113" w:author="Clint Bodungen" w:date="2023-04-24T17:08:00Z">
        <w:r w:rsidR="00116F60" w:rsidDel="00E6172B">
          <w:delText xml:space="preserve">    </w:delText>
        </w:r>
      </w:del>
      <w:del w:id="114" w:author="Clint Bodungen" w:date="2023-04-24T17:07:00Z">
        <w:r w:rsidR="00116F60" w:rsidDel="008D29BC">
          <w:delText xml:space="preserve">      </w:delText>
        </w:r>
      </w:del>
      <w:del w:id="115" w:author="Clint Bodungen" w:date="2023-04-24T17:08:00Z">
        <w:r w:rsidR="00116F60" w:rsidDel="00E6172B">
          <w:delText xml:space="preserve">   </w:delText>
        </w:r>
      </w:del>
      <w:del w:id="116" w:author="Clint Bodungen" w:date="2023-04-24T17:07:00Z">
        <w:r w:rsidR="00116F60" w:rsidRPr="00116F60" w:rsidDel="004533C0">
          <w:rPr>
            <w:noProof/>
          </w:rPr>
          <w:drawing>
            <wp:inline distT="0" distB="0" distL="0" distR="0" wp14:anchorId="3074F116" wp14:editId="3CD48259">
              <wp:extent cx="1437290" cy="2044462"/>
              <wp:effectExtent l="19050" t="19050" r="10795"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1443314" cy="2053031"/>
                      </a:xfrm>
                      <a:prstGeom prst="rect">
                        <a:avLst/>
                      </a:prstGeom>
                      <a:ln>
                        <a:solidFill>
                          <a:schemeClr val="tx1"/>
                        </a:solidFill>
                      </a:ln>
                    </pic:spPr>
                  </pic:pic>
                </a:graphicData>
              </a:graphic>
            </wp:inline>
          </w:drawing>
        </w:r>
      </w:del>
    </w:p>
    <w:p w14:paraId="644A8252" w14:textId="6F778570" w:rsidR="00116F60" w:rsidRDefault="0012128A" w:rsidP="00116F60">
      <w:pPr>
        <w:pStyle w:val="IMG-Caption"/>
      </w:pPr>
      <w:r>
        <w:t xml:space="preserve">            </w:t>
      </w:r>
      <w:r w:rsidR="009821F5">
        <w:t>Figure 1.</w:t>
      </w:r>
      <w:ins w:id="117" w:author="Clint Bodungen" w:date="2023-04-24T17:12:00Z">
        <w:r w:rsidR="00AA08CA">
          <w:t>9</w:t>
        </w:r>
      </w:ins>
      <w:ins w:id="118" w:author="Aamir Ahmed" w:date="2023-04-21T13:12:00Z">
        <w:del w:id="119" w:author="Clint Bodungen" w:date="2023-04-24T17:07:00Z">
          <w:r w:rsidR="007B0EE5" w:rsidDel="004533C0">
            <w:delText>9</w:delText>
          </w:r>
        </w:del>
      </w:ins>
      <w:del w:id="120" w:author="Aamir Ahmed" w:date="2023-04-21T13:12:00Z">
        <w:r w:rsidR="009821F5" w:rsidDel="007B0EE5">
          <w:delText>2.8</w:delText>
        </w:r>
      </w:del>
      <w:r w:rsidR="009821F5">
        <w:t xml:space="preserve"> – Prompt presets</w:t>
      </w:r>
      <w:ins w:id="121" w:author="Clint Bodungen" w:date="2023-04-24T17:08:00Z">
        <w:r w:rsidR="00E6172B">
          <w:t xml:space="preserve"> </w:t>
        </w:r>
      </w:ins>
      <w:del w:id="122" w:author="Clint Bodungen" w:date="2023-04-24T17:08:00Z">
        <w:r w:rsidR="00116F60" w:rsidDel="00E6172B">
          <w:delText xml:space="preserve">  </w:delText>
        </w:r>
        <w:r w:rsidDel="00E6172B">
          <w:delText xml:space="preserve">                           </w:delText>
        </w:r>
        <w:r w:rsidR="00116F60" w:rsidDel="00E6172B">
          <w:delText>Figure 1.</w:delText>
        </w:r>
      </w:del>
      <w:ins w:id="123" w:author="Aamir Ahmed" w:date="2023-04-21T13:13:00Z">
        <w:del w:id="124" w:author="Clint Bodungen" w:date="2023-04-24T17:08:00Z">
          <w:r w:rsidR="007B0EE5" w:rsidDel="00E6172B">
            <w:delText>10</w:delText>
          </w:r>
        </w:del>
      </w:ins>
      <w:del w:id="125" w:author="Aamir Ahmed" w:date="2023-04-21T13:13:00Z">
        <w:r w:rsidR="00116F60" w:rsidDel="007B0EE5">
          <w:delText>2.9</w:delText>
        </w:r>
      </w:del>
      <w:del w:id="126" w:author="Clint Bodungen" w:date="2023-04-24T17:08:00Z">
        <w:r w:rsidR="00116F60" w:rsidDel="00E6172B">
          <w:delText xml:space="preserve"> – M</w:delText>
        </w:r>
      </w:del>
      <w:ins w:id="127" w:author="Clint Bodungen" w:date="2023-04-24T17:08:00Z">
        <w:r w:rsidR="00E6172B">
          <w:t>and m</w:t>
        </w:r>
      </w:ins>
      <w:r w:rsidR="00116F60">
        <w:t>odel modes</w:t>
      </w:r>
    </w:p>
    <w:p w14:paraId="59118EBD" w14:textId="021D2A6F" w:rsidR="00A7516F" w:rsidRDefault="00A7516F" w:rsidP="00A7516F">
      <w:pPr>
        <w:pStyle w:val="P-CalloutHeading"/>
      </w:pPr>
      <w:r>
        <w:t>Tip</w:t>
      </w:r>
    </w:p>
    <w:p w14:paraId="54C41761" w14:textId="3BA53472" w:rsidR="00A7516F" w:rsidRDefault="00A7516F" w:rsidP="00A7516F">
      <w:pPr>
        <w:pStyle w:val="P-Callout"/>
      </w:pPr>
      <w:r>
        <w:t>While we will be covering several of the different prompt settings</w:t>
      </w:r>
      <w:r w:rsidR="00DE0CF6">
        <w:t xml:space="preserve"> using the API throughout this book, we won’t cover them all. You are encouraged to </w:t>
      </w:r>
      <w:r w:rsidR="00E950A5">
        <w:t xml:space="preserve">review the </w:t>
      </w:r>
      <w:r w:rsidR="00E950A5" w:rsidRPr="001B1300">
        <w:rPr>
          <w:rStyle w:val="P-Italics"/>
        </w:rPr>
        <w:t xml:space="preserve">OpenAPI documentation </w:t>
      </w:r>
      <w:r w:rsidR="00E950A5">
        <w:t xml:space="preserve">for </w:t>
      </w:r>
      <w:r w:rsidR="001B1300">
        <w:t xml:space="preserve">more </w:t>
      </w:r>
      <w:r w:rsidR="00E950A5">
        <w:t>details.</w:t>
      </w:r>
    </w:p>
    <w:p w14:paraId="191BA584" w14:textId="10F04FFC" w:rsidR="00D27D32" w:rsidRDefault="00D27D32" w:rsidP="00D27D32">
      <w:pPr>
        <w:pStyle w:val="H1-Section"/>
        <w:rPr>
          <w:lang w:val="en"/>
        </w:rPr>
      </w:pPr>
      <w:r>
        <w:rPr>
          <w:lang w:val="en"/>
        </w:rPr>
        <w:t>Basic Prompting</w:t>
      </w:r>
      <w:r w:rsidR="00D43D1A">
        <w:rPr>
          <w:lang w:val="en"/>
        </w:rPr>
        <w:t xml:space="preserve"> </w:t>
      </w:r>
      <w:r w:rsidR="0074534C">
        <w:rPr>
          <w:lang w:val="en"/>
        </w:rPr>
        <w:t>(</w:t>
      </w:r>
      <w:r w:rsidR="00862107">
        <w:rPr>
          <w:lang w:val="en"/>
        </w:rPr>
        <w:t xml:space="preserve">Application: </w:t>
      </w:r>
      <w:r w:rsidR="0074534C">
        <w:rPr>
          <w:lang w:val="en"/>
        </w:rPr>
        <w:t>Finding Your IP Address)</w:t>
      </w:r>
    </w:p>
    <w:p w14:paraId="574A5DA7" w14:textId="23FF11AC" w:rsidR="004A7A4D" w:rsidRDefault="004A7A4D" w:rsidP="004A7A4D">
      <w:pPr>
        <w:pStyle w:val="P-Regular"/>
      </w:pPr>
      <w:r>
        <w:t>In this recipe, we will explore the basics of ChatGPT prompting using the ChatGPT interface, which is different from the OpenAI Playground we used in the previous recipe. The advantage of using the ChatGPT interface is that it does not consume account credits and is better suited for generating formatted output, such as writing code or creating tables.</w:t>
      </w:r>
    </w:p>
    <w:p w14:paraId="5AF7BEDC" w14:textId="77777777" w:rsidR="004A7A4D" w:rsidRDefault="004A7A4D" w:rsidP="004A7A4D">
      <w:pPr>
        <w:pStyle w:val="H2-Heading"/>
      </w:pPr>
      <w:r>
        <w:t>Getting ready</w:t>
      </w:r>
    </w:p>
    <w:p w14:paraId="60CF80C8" w14:textId="3EB9A679" w:rsidR="004A7A4D" w:rsidRDefault="004A7A4D" w:rsidP="004A7A4D">
      <w:pPr>
        <w:pStyle w:val="P-Regular"/>
      </w:pPr>
      <w:r>
        <w:t>To use the ChatGPT interface, you will need to have an active OpenAI account. If you haven't already, complete</w:t>
      </w:r>
      <w:ins w:id="128" w:author="Clint Bodungen" w:date="2023-04-24T16:24:00Z">
        <w:r w:rsidR="00794F7C">
          <w:t xml:space="preserve"> the recipe</w:t>
        </w:r>
      </w:ins>
      <w:r>
        <w:t xml:space="preserve"> </w:t>
      </w:r>
      <w:ins w:id="129" w:author="Clint Bodungen" w:date="2023-04-24T16:23:00Z">
        <w:r w:rsidR="00794F7C">
          <w:rPr>
            <w:rStyle w:val="P-Italics"/>
          </w:rPr>
          <w:t>Setting up a ChatGPT Account</w:t>
        </w:r>
      </w:ins>
      <w:commentRangeStart w:id="130"/>
      <w:commentRangeStart w:id="131"/>
      <w:del w:id="132" w:author="Clint Bodungen" w:date="2023-04-24T16:23:00Z">
        <w:r w:rsidRPr="006715CD" w:rsidDel="00794F7C">
          <w:rPr>
            <w:rStyle w:val="P-Italics"/>
          </w:rPr>
          <w:delText>Recipe 1.1</w:delText>
        </w:r>
      </w:del>
      <w:r>
        <w:t xml:space="preserve"> </w:t>
      </w:r>
      <w:commentRangeEnd w:id="130"/>
      <w:r w:rsidR="000D513F">
        <w:rPr>
          <w:rStyle w:val="CommentReference"/>
          <w:rFonts w:eastAsiaTheme="minorHAnsi"/>
          <w:lang w:val="en-US"/>
        </w:rPr>
        <w:commentReference w:id="130"/>
      </w:r>
      <w:commentRangeEnd w:id="131"/>
      <w:r w:rsidR="00794F7C">
        <w:rPr>
          <w:rStyle w:val="CommentReference"/>
          <w:rFonts w:eastAsiaTheme="minorHAnsi"/>
          <w:lang w:val="en-US"/>
        </w:rPr>
        <w:commentReference w:id="131"/>
      </w:r>
      <w:r>
        <w:t>to set up your ChatGPT account.</w:t>
      </w:r>
    </w:p>
    <w:p w14:paraId="75979B2F" w14:textId="138C6515" w:rsidR="00D27D32" w:rsidRDefault="004A7A4D" w:rsidP="004A7A4D">
      <w:pPr>
        <w:pStyle w:val="H2-Heading"/>
        <w:rPr>
          <w:ins w:id="133" w:author="Clint Bodungen" w:date="2023-04-24T16:27:00Z"/>
        </w:rPr>
      </w:pPr>
      <w:r>
        <w:lastRenderedPageBreak/>
        <w:t>How to do it…</w:t>
      </w:r>
    </w:p>
    <w:p w14:paraId="2373F67A" w14:textId="3073290F" w:rsidR="00837076" w:rsidRDefault="00837076" w:rsidP="00837076">
      <w:pPr>
        <w:rPr>
          <w:ins w:id="134" w:author="Clint Bodungen" w:date="2023-04-24T16:27:00Z"/>
        </w:rPr>
      </w:pPr>
      <w:ins w:id="135" w:author="Clint Bodungen" w:date="2023-04-24T16:27:00Z">
        <w:r>
          <w:t>In this recipe, we'll guide you through using the ChatGPT interface to generate a Python script that retrieves a user's public IP address. By following these steps, you'll learn how to interact with ChatGPT in a conversation-like manner and receive context-aware responses, including code snippets.</w:t>
        </w:r>
      </w:ins>
    </w:p>
    <w:p w14:paraId="00F663B8" w14:textId="32C36629" w:rsidR="00837076" w:rsidRPr="00837076" w:rsidRDefault="00837076">
      <w:pPr>
        <w:pPrChange w:id="136" w:author="Clint Bodungen" w:date="2023-04-24T16:27:00Z">
          <w:pPr>
            <w:pStyle w:val="H2-Heading"/>
          </w:pPr>
        </w:pPrChange>
      </w:pPr>
      <w:ins w:id="137" w:author="Clint Bodungen" w:date="2023-04-24T16:27:00Z">
        <w:r>
          <w:t>Now, let's proceed with the steps in this recipe:</w:t>
        </w:r>
      </w:ins>
    </w:p>
    <w:p w14:paraId="1E070230" w14:textId="54DC8DD1" w:rsidR="00B56FBB" w:rsidRDefault="00460757" w:rsidP="00966759">
      <w:pPr>
        <w:pStyle w:val="L-Numbers"/>
        <w:numPr>
          <w:ilvl w:val="0"/>
          <w:numId w:val="5"/>
        </w:numPr>
      </w:pPr>
      <w:r>
        <w:t xml:space="preserve">In your browser, go to </w:t>
      </w:r>
      <w:r w:rsidR="005D7104" w:rsidRPr="005D7104">
        <w:rPr>
          <w:rStyle w:val="P-URL"/>
        </w:rPr>
        <w:t>https://chat.openai.com</w:t>
      </w:r>
      <w:r w:rsidR="005D7104">
        <w:t xml:space="preserve"> and click “</w:t>
      </w:r>
      <w:r w:rsidR="005D7104" w:rsidRPr="005D7104">
        <w:rPr>
          <w:rStyle w:val="P-Bold"/>
        </w:rPr>
        <w:t>Log in</w:t>
      </w:r>
      <w:r w:rsidR="005D7104">
        <w:t>”</w:t>
      </w:r>
    </w:p>
    <w:p w14:paraId="4BA116F9" w14:textId="361E3E32" w:rsidR="00A1172C" w:rsidRDefault="00A1172C" w:rsidP="00966759">
      <w:pPr>
        <w:pStyle w:val="L-Numbers"/>
        <w:numPr>
          <w:ilvl w:val="0"/>
          <w:numId w:val="5"/>
        </w:numPr>
      </w:pPr>
      <w:r>
        <w:t xml:space="preserve">Log in </w:t>
      </w:r>
      <w:r w:rsidR="005D7104">
        <w:t>using</w:t>
      </w:r>
      <w:r>
        <w:t xml:space="preserve"> your </w:t>
      </w:r>
      <w:r w:rsidR="00D67B6C">
        <w:t>OpenAI credentials</w:t>
      </w:r>
      <w:r>
        <w:t>.</w:t>
      </w:r>
    </w:p>
    <w:p w14:paraId="7DFB3D33" w14:textId="77777777" w:rsidR="00A1172C" w:rsidRDefault="00A1172C" w:rsidP="00966759">
      <w:pPr>
        <w:pStyle w:val="L-Numbers"/>
      </w:pPr>
      <w:r>
        <w:t>Once you are logged in, you will be taken to the ChatGPT interface. The interface is similar to a chat application, with a text box at the bottom where you can enter your prompts.</w:t>
      </w:r>
    </w:p>
    <w:p w14:paraId="756BD580" w14:textId="0A03AD04" w:rsidR="00CF2BDC" w:rsidRDefault="00CF2BDC" w:rsidP="00BC58BA">
      <w:pPr>
        <w:pStyle w:val="IMG-Caption"/>
      </w:pPr>
      <w:r w:rsidRPr="00BC58BA">
        <w:rPr>
          <w:noProof/>
        </w:rPr>
        <w:drawing>
          <wp:inline distT="0" distB="0" distL="0" distR="0" wp14:anchorId="4A111C43" wp14:editId="5675083F">
            <wp:extent cx="4970509" cy="3071022"/>
            <wp:effectExtent l="19050" t="19050" r="20955" b="1524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26"/>
                    <a:srcRect l="644" t="1584" r="5035" b="777"/>
                    <a:stretch/>
                  </pic:blipFill>
                  <pic:spPr bwMode="auto">
                    <a:xfrm>
                      <a:off x="0" y="0"/>
                      <a:ext cx="4970509" cy="30710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67D034" w14:textId="7D76E31A" w:rsidR="00A1172C" w:rsidDel="000D513F" w:rsidRDefault="00A1172C" w:rsidP="00966759">
      <w:pPr>
        <w:pStyle w:val="IMG-Caption"/>
        <w:rPr>
          <w:del w:id="138" w:author="Aamir Ahmed" w:date="2023-04-21T13:18:00Z"/>
        </w:rPr>
      </w:pPr>
      <w:r>
        <w:t>Figure 1.</w:t>
      </w:r>
      <w:ins w:id="139" w:author="Aamir Ahmed" w:date="2023-04-21T13:18:00Z">
        <w:r w:rsidR="000D513F">
          <w:t>1</w:t>
        </w:r>
      </w:ins>
      <w:del w:id="140" w:author="Aamir Ahmed" w:date="2023-04-21T13:18:00Z">
        <w:r w:rsidDel="000D513F">
          <w:delText>3.</w:delText>
        </w:r>
      </w:del>
      <w:ins w:id="141" w:author="Clint Bodungen" w:date="2023-04-24T17:12:00Z">
        <w:r w:rsidR="00AA08CA">
          <w:t>0</w:t>
        </w:r>
      </w:ins>
      <w:del w:id="142" w:author="Clint Bodungen" w:date="2023-04-24T17:12:00Z">
        <w:r w:rsidDel="00AA08CA">
          <w:delText>1</w:delText>
        </w:r>
      </w:del>
      <w:r>
        <w:t xml:space="preserve"> – The ChatGPT interface</w:t>
      </w:r>
    </w:p>
    <w:p w14:paraId="6BAB2C56" w14:textId="77777777" w:rsidR="00A1172C" w:rsidRDefault="00A1172C">
      <w:pPr>
        <w:pStyle w:val="IMG-Caption"/>
        <w:pPrChange w:id="143" w:author="Aamir Ahmed" w:date="2023-04-21T13:18:00Z">
          <w:pPr>
            <w:pStyle w:val="P-Regular"/>
          </w:pPr>
        </w:pPrChange>
      </w:pPr>
    </w:p>
    <w:p w14:paraId="5C6032D1" w14:textId="093F80F9" w:rsidR="00A1172C" w:rsidRDefault="003E2583" w:rsidP="00A1172C">
      <w:pPr>
        <w:pStyle w:val="L-Numbers"/>
      </w:pPr>
      <w:r w:rsidRPr="003E2583">
        <w:rPr>
          <w:noProof/>
        </w:rPr>
        <w:drawing>
          <wp:anchor distT="0" distB="0" distL="114300" distR="114300" simplePos="0" relativeHeight="251661312" behindDoc="0" locked="0" layoutInCell="1" allowOverlap="1" wp14:anchorId="5E032C73" wp14:editId="4686B7CF">
            <wp:simplePos x="0" y="0"/>
            <wp:positionH relativeFrom="column">
              <wp:posOffset>2931443</wp:posOffset>
            </wp:positionH>
            <wp:positionV relativeFrom="paragraph">
              <wp:posOffset>250825</wp:posOffset>
            </wp:positionV>
            <wp:extent cx="170630" cy="170630"/>
            <wp:effectExtent l="0" t="0" r="1270" b="1270"/>
            <wp:wrapNone/>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18351" t="28544" r="26430" b="19250"/>
                    <a:stretch/>
                  </pic:blipFill>
                  <pic:spPr bwMode="auto">
                    <a:xfrm>
                      <a:off x="0" y="0"/>
                      <a:ext cx="170630" cy="1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72C">
        <w:t>ChatGPT uses a conversation-based approach, so you can simply type your prompt as a message and press "</w:t>
      </w:r>
      <w:r w:rsidR="00A1172C" w:rsidRPr="00A26BB6">
        <w:rPr>
          <w:rStyle w:val="P-Italics"/>
        </w:rPr>
        <w:t>Enter</w:t>
      </w:r>
      <w:r w:rsidR="00A1172C">
        <w:t xml:space="preserve">" </w:t>
      </w:r>
      <w:r w:rsidR="00275018">
        <w:t>or click the</w:t>
      </w:r>
      <w:r>
        <w:t xml:space="preserve">       </w:t>
      </w:r>
      <w:r w:rsidRPr="00286ABC">
        <w:rPr>
          <w:rStyle w:val="P-Bold"/>
        </w:rPr>
        <w:t>button</w:t>
      </w:r>
      <w:r w:rsidR="00275018">
        <w:t xml:space="preserve"> </w:t>
      </w:r>
      <w:r w:rsidR="00A1172C">
        <w:t>to receive a response from the model. For example, you can ask ChatGPT to generate a piece of Python code to find the public IP address of a user:</w:t>
      </w:r>
    </w:p>
    <w:p w14:paraId="7E254A15" w14:textId="726669E0" w:rsidR="00323484" w:rsidRDefault="00323484" w:rsidP="00323484">
      <w:pPr>
        <w:pStyle w:val="IMG-Caption"/>
      </w:pPr>
      <w:r w:rsidRPr="00323484">
        <w:rPr>
          <w:noProof/>
        </w:rPr>
        <w:lastRenderedPageBreak/>
        <w:drawing>
          <wp:inline distT="0" distB="0" distL="0" distR="0" wp14:anchorId="5DF8B993" wp14:editId="0AD3B7B9">
            <wp:extent cx="4743229" cy="745610"/>
            <wp:effectExtent l="19050" t="19050" r="19685" b="165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stretch>
                      <a:fillRect/>
                    </a:stretch>
                  </pic:blipFill>
                  <pic:spPr>
                    <a:xfrm>
                      <a:off x="0" y="0"/>
                      <a:ext cx="4767610" cy="749443"/>
                    </a:xfrm>
                    <a:prstGeom prst="rect">
                      <a:avLst/>
                    </a:prstGeom>
                    <a:ln>
                      <a:solidFill>
                        <a:schemeClr val="tx1"/>
                      </a:solidFill>
                    </a:ln>
                  </pic:spPr>
                </pic:pic>
              </a:graphicData>
            </a:graphic>
          </wp:inline>
        </w:drawing>
      </w:r>
    </w:p>
    <w:p w14:paraId="238B3AD6" w14:textId="2378F6BE" w:rsidR="00323484" w:rsidRPr="00323484" w:rsidRDefault="00323484" w:rsidP="00F45428">
      <w:pPr>
        <w:pStyle w:val="IMG-Caption"/>
      </w:pPr>
      <w:r>
        <w:t>Figure 1.</w:t>
      </w:r>
      <w:ins w:id="144" w:author="Aamir Ahmed" w:date="2023-04-21T13:20:00Z">
        <w:r w:rsidR="000D513F">
          <w:t>1</w:t>
        </w:r>
      </w:ins>
      <w:ins w:id="145" w:author="Clint Bodungen" w:date="2023-04-24T17:12:00Z">
        <w:r w:rsidR="00AA08CA">
          <w:t>1</w:t>
        </w:r>
      </w:ins>
      <w:ins w:id="146" w:author="Aamir Ahmed" w:date="2023-04-21T13:20:00Z">
        <w:del w:id="147" w:author="Clint Bodungen" w:date="2023-04-24T17:12:00Z">
          <w:r w:rsidR="000D513F" w:rsidDel="00AA08CA">
            <w:delText>2</w:delText>
          </w:r>
        </w:del>
      </w:ins>
      <w:del w:id="148" w:author="Aamir Ahmed" w:date="2023-04-21T13:20:00Z">
        <w:r w:rsidDel="000D513F">
          <w:delText>3.2</w:delText>
        </w:r>
      </w:del>
      <w:r>
        <w:t xml:space="preserve"> – Entering a prompt</w:t>
      </w:r>
    </w:p>
    <w:p w14:paraId="718A7515" w14:textId="2AC0A7FE" w:rsidR="00A1172C" w:rsidRDefault="00A1172C">
      <w:pPr>
        <w:pStyle w:val="L-Regular"/>
        <w:pPrChange w:id="149" w:author="Aamir Ahmed" w:date="2023-04-21T13:18:00Z">
          <w:pPr>
            <w:pStyle w:val="L-Numbers"/>
          </w:pPr>
        </w:pPrChange>
      </w:pPr>
      <w:r>
        <w:t>ChatGPT will generate a response containing the requested Python code</w:t>
      </w:r>
      <w:r w:rsidR="00464D91">
        <w:t>, along with</w:t>
      </w:r>
      <w:r w:rsidR="002308FB">
        <w:t xml:space="preserve"> a thorough expl</w:t>
      </w:r>
      <w:r w:rsidR="002B1F36">
        <w:t>anation.</w:t>
      </w:r>
    </w:p>
    <w:p w14:paraId="57B4FAEF" w14:textId="06653E6A" w:rsidR="00A461D9" w:rsidRDefault="00A461D9" w:rsidP="00A461D9">
      <w:pPr>
        <w:pStyle w:val="IMG-Caption"/>
      </w:pPr>
      <w:r w:rsidRPr="00A461D9">
        <w:rPr>
          <w:noProof/>
        </w:rPr>
        <w:drawing>
          <wp:inline distT="0" distB="0" distL="0" distR="0" wp14:anchorId="751828DE" wp14:editId="15558825">
            <wp:extent cx="4645998" cy="3263433"/>
            <wp:effectExtent l="19050" t="19050" r="21590" b="133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stretch>
                      <a:fillRect/>
                    </a:stretch>
                  </pic:blipFill>
                  <pic:spPr>
                    <a:xfrm>
                      <a:off x="0" y="0"/>
                      <a:ext cx="4659345" cy="3272808"/>
                    </a:xfrm>
                    <a:prstGeom prst="rect">
                      <a:avLst/>
                    </a:prstGeom>
                    <a:ln>
                      <a:solidFill>
                        <a:schemeClr val="tx1"/>
                      </a:solidFill>
                    </a:ln>
                  </pic:spPr>
                </pic:pic>
              </a:graphicData>
            </a:graphic>
          </wp:inline>
        </w:drawing>
      </w:r>
    </w:p>
    <w:p w14:paraId="458F9CE0" w14:textId="0F9B8ED5" w:rsidR="00A1172C" w:rsidRDefault="00A461D9" w:rsidP="001B3289">
      <w:pPr>
        <w:pStyle w:val="IMG-Caption"/>
      </w:pPr>
      <w:r>
        <w:t>Figure 1.</w:t>
      </w:r>
      <w:ins w:id="150" w:author="Aamir Ahmed" w:date="2023-04-21T13:20:00Z">
        <w:r w:rsidR="000D513F">
          <w:t>1</w:t>
        </w:r>
      </w:ins>
      <w:del w:id="151" w:author="Aamir Ahmed" w:date="2023-04-21T13:20:00Z">
        <w:r w:rsidDel="000D513F">
          <w:delText>3.</w:delText>
        </w:r>
      </w:del>
      <w:ins w:id="152" w:author="Clint Bodungen" w:date="2023-04-24T17:12:00Z">
        <w:r w:rsidR="00AA08CA">
          <w:t>2</w:t>
        </w:r>
      </w:ins>
      <w:del w:id="153" w:author="Clint Bodungen" w:date="2023-04-24T17:12:00Z">
        <w:r w:rsidDel="00AA08CA">
          <w:delText>3</w:delText>
        </w:r>
      </w:del>
      <w:r>
        <w:t xml:space="preserve"> – ChatGPT response with code</w:t>
      </w:r>
    </w:p>
    <w:p w14:paraId="7ACE4C56" w14:textId="052CA11C" w:rsidR="009D6022" w:rsidRDefault="00882259" w:rsidP="00C54105">
      <w:pPr>
        <w:pStyle w:val="L-Numbers"/>
      </w:pPr>
      <w:r>
        <w:t>C</w:t>
      </w:r>
      <w:r w:rsidR="00A1172C">
        <w:t>ontinue the conversation by asking follow-up questions or providing additional information, and ChatGPT will respond accordingly.</w:t>
      </w:r>
    </w:p>
    <w:p w14:paraId="0BCE3F3C" w14:textId="3167AFFB" w:rsidR="00493F20" w:rsidRDefault="00493F20" w:rsidP="00493F20">
      <w:pPr>
        <w:pStyle w:val="IMG-Caption"/>
      </w:pPr>
      <w:r w:rsidRPr="00493F20">
        <w:rPr>
          <w:noProof/>
        </w:rPr>
        <w:lastRenderedPageBreak/>
        <w:drawing>
          <wp:inline distT="0" distB="0" distL="0" distR="0" wp14:anchorId="71D6FA23" wp14:editId="09B8F3C3">
            <wp:extent cx="4739187" cy="4424005"/>
            <wp:effectExtent l="19050" t="19050" r="23495" b="152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0"/>
                    <a:stretch>
                      <a:fillRect/>
                    </a:stretch>
                  </pic:blipFill>
                  <pic:spPr>
                    <a:xfrm>
                      <a:off x="0" y="0"/>
                      <a:ext cx="4744566" cy="4429027"/>
                    </a:xfrm>
                    <a:prstGeom prst="rect">
                      <a:avLst/>
                    </a:prstGeom>
                    <a:ln>
                      <a:solidFill>
                        <a:schemeClr val="tx1"/>
                      </a:solidFill>
                    </a:ln>
                  </pic:spPr>
                </pic:pic>
              </a:graphicData>
            </a:graphic>
          </wp:inline>
        </w:drawing>
      </w:r>
    </w:p>
    <w:p w14:paraId="25AFD112" w14:textId="0227D07F" w:rsidR="00CB1717" w:rsidRPr="00323484" w:rsidDel="000D513F" w:rsidRDefault="00CB1717" w:rsidP="00CB1717">
      <w:pPr>
        <w:pStyle w:val="IMG-Caption"/>
        <w:rPr>
          <w:del w:id="154" w:author="Aamir Ahmed" w:date="2023-04-21T13:20:00Z"/>
        </w:rPr>
      </w:pPr>
      <w:r>
        <w:t>Figure 1.</w:t>
      </w:r>
      <w:ins w:id="155" w:author="Aamir Ahmed" w:date="2023-04-21T13:21:00Z">
        <w:r w:rsidR="000D513F">
          <w:t>1</w:t>
        </w:r>
      </w:ins>
      <w:del w:id="156" w:author="Aamir Ahmed" w:date="2023-04-21T13:21:00Z">
        <w:r w:rsidDel="000D513F">
          <w:delText>3.</w:delText>
        </w:r>
      </w:del>
      <w:ins w:id="157" w:author="Clint Bodungen" w:date="2023-04-24T17:12:00Z">
        <w:r w:rsidR="00AA08CA">
          <w:t>3</w:t>
        </w:r>
      </w:ins>
      <w:del w:id="158" w:author="Clint Bodungen" w:date="2023-04-24T17:12:00Z">
        <w:r w:rsidR="00887018" w:rsidDel="00AA08CA">
          <w:delText>4</w:delText>
        </w:r>
      </w:del>
      <w:r>
        <w:t xml:space="preserve"> – ChatGPT </w:t>
      </w:r>
      <w:r w:rsidR="00887018">
        <w:t>contextual</w:t>
      </w:r>
      <w:r w:rsidR="00F3004D">
        <w:t xml:space="preserve"> follow-up</w:t>
      </w:r>
      <w:r w:rsidR="00887018">
        <w:t xml:space="preserve"> </w:t>
      </w:r>
      <w:r>
        <w:t>response</w:t>
      </w:r>
    </w:p>
    <w:p w14:paraId="35735C7C" w14:textId="77777777" w:rsidR="00CB1717" w:rsidRPr="00CB1717" w:rsidRDefault="00CB1717">
      <w:pPr>
        <w:pStyle w:val="IMG-Caption"/>
        <w:pPrChange w:id="159" w:author="Aamir Ahmed" w:date="2023-04-21T13:20:00Z">
          <w:pPr/>
        </w:pPrChange>
      </w:pPr>
    </w:p>
    <w:p w14:paraId="0576BDBD" w14:textId="2EADB591" w:rsidR="001072DD" w:rsidRDefault="006730C0" w:rsidP="00E47594">
      <w:pPr>
        <w:pStyle w:val="L-Numbers"/>
      </w:pPr>
      <w:r>
        <w:t>Run the</w:t>
      </w:r>
      <w:r w:rsidR="00B74EE2">
        <w:t xml:space="preserve"> </w:t>
      </w:r>
      <w:r w:rsidR="008B4C48">
        <w:t xml:space="preserve">ChatGPT </w:t>
      </w:r>
      <w:r w:rsidR="00B74EE2">
        <w:t>generated</w:t>
      </w:r>
      <w:r>
        <w:t xml:space="preserve"> code by </w:t>
      </w:r>
      <w:r w:rsidR="00B74EE2">
        <w:t>clicking on “</w:t>
      </w:r>
      <w:r w:rsidR="00B74EE2" w:rsidRPr="00B74EE2">
        <w:rPr>
          <w:rStyle w:val="P-Bold"/>
        </w:rPr>
        <w:t>Copy code</w:t>
      </w:r>
      <w:r w:rsidR="00B74EE2">
        <w:t xml:space="preserve">”, paste it into your code editor of choice (I personally use </w:t>
      </w:r>
      <w:r w:rsidR="008A3F12" w:rsidRPr="00580AAC">
        <w:rPr>
          <w:rStyle w:val="P-Italics"/>
        </w:rPr>
        <w:t>Visual Studio Code</w:t>
      </w:r>
      <w:r w:rsidR="008A3F12">
        <w:t>)</w:t>
      </w:r>
      <w:r w:rsidR="00D5035F">
        <w:t xml:space="preserve">, save it as </w:t>
      </w:r>
      <w:r w:rsidR="006C4ED0">
        <w:t>a “</w:t>
      </w:r>
      <w:r w:rsidR="006C4ED0" w:rsidRPr="006C4ED0">
        <w:rPr>
          <w:rStyle w:val="P-Bold"/>
        </w:rPr>
        <w:t>.py</w:t>
      </w:r>
      <w:r w:rsidR="006C4ED0">
        <w:t>” Python script,</w:t>
      </w:r>
      <w:r w:rsidR="00003D2B">
        <w:t xml:space="preserve"> and run from a terminal.</w:t>
      </w:r>
    </w:p>
    <w:p w14:paraId="07760899" w14:textId="6AED7115" w:rsidR="00E47594" w:rsidRPr="00066939" w:rsidRDefault="007C01A7" w:rsidP="0043775F">
      <w:pPr>
        <w:pStyle w:val="P-Source"/>
        <w:ind w:left="720" w:right="350"/>
      </w:pPr>
      <w:r w:rsidRPr="007325B8">
        <w:rPr>
          <w:noProof/>
        </w:rPr>
        <w:drawing>
          <wp:anchor distT="0" distB="0" distL="114300" distR="114300" simplePos="0" relativeHeight="251660288" behindDoc="0" locked="0" layoutInCell="1" allowOverlap="1" wp14:anchorId="7FAB928A" wp14:editId="639F9B81">
            <wp:simplePos x="0" y="0"/>
            <wp:positionH relativeFrom="column">
              <wp:posOffset>2652395</wp:posOffset>
            </wp:positionH>
            <wp:positionV relativeFrom="paragraph">
              <wp:posOffset>434975</wp:posOffset>
            </wp:positionV>
            <wp:extent cx="1183640" cy="1758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3640" cy="175895"/>
                    </a:xfrm>
                    <a:prstGeom prst="rect">
                      <a:avLst/>
                    </a:prstGeom>
                  </pic:spPr>
                </pic:pic>
              </a:graphicData>
            </a:graphic>
          </wp:anchor>
        </w:drawing>
      </w:r>
      <w:r w:rsidR="00E7597F">
        <w:t>PS D:\GPT</w:t>
      </w:r>
      <w:r w:rsidR="00E7597F" w:rsidRPr="00066939">
        <w:t xml:space="preserve">\ChatGPT for Cybersecurity Cookbook&gt; </w:t>
      </w:r>
      <w:r w:rsidR="004702A8" w:rsidRPr="00066939">
        <w:t>python .\my_ip.py</w:t>
      </w:r>
    </w:p>
    <w:p w14:paraId="0E3E0F15" w14:textId="1803F57D" w:rsidR="004702A8" w:rsidRDefault="004702A8" w:rsidP="0043775F">
      <w:pPr>
        <w:pStyle w:val="P-Source"/>
        <w:ind w:left="720" w:right="350"/>
      </w:pPr>
      <w:r>
        <w:t xml:space="preserve">Your public IP address is: </w:t>
      </w:r>
    </w:p>
    <w:p w14:paraId="03273FAD" w14:textId="1BF96D86" w:rsidR="007325B8" w:rsidDel="000D513F" w:rsidRDefault="0043775F" w:rsidP="0043775F">
      <w:pPr>
        <w:pStyle w:val="P-Source"/>
        <w:ind w:left="720" w:right="350"/>
        <w:rPr>
          <w:del w:id="160" w:author="Aamir Ahmed" w:date="2023-04-21T13:20:00Z"/>
        </w:rPr>
      </w:pPr>
      <w:r>
        <w:t>Your local network IP address is: 192.168.1.105</w:t>
      </w:r>
    </w:p>
    <w:p w14:paraId="7865A1C1" w14:textId="4AEB6CD8" w:rsidR="00003D2B" w:rsidRDefault="00003D2B">
      <w:pPr>
        <w:pStyle w:val="P-Source"/>
        <w:ind w:left="720" w:right="350"/>
        <w:pPrChange w:id="161" w:author="Aamir Ahmed" w:date="2023-04-21T13:20:00Z">
          <w:pPr>
            <w:pStyle w:val="IMG-Caption"/>
          </w:pPr>
        </w:pPrChange>
      </w:pPr>
    </w:p>
    <w:p w14:paraId="51191B2B" w14:textId="1820B3DD" w:rsidR="009821F5" w:rsidRDefault="00A44E9F" w:rsidP="00FF387B">
      <w:pPr>
        <w:pStyle w:val="IMG-Caption"/>
      </w:pPr>
      <w:r>
        <w:t>Figure 1.</w:t>
      </w:r>
      <w:ins w:id="162" w:author="Aamir Ahmed" w:date="2023-04-21T13:21:00Z">
        <w:r w:rsidR="000D513F">
          <w:t>1</w:t>
        </w:r>
      </w:ins>
      <w:del w:id="163" w:author="Aamir Ahmed" w:date="2023-04-21T13:21:00Z">
        <w:r w:rsidDel="000D513F">
          <w:delText>3.</w:delText>
        </w:r>
      </w:del>
      <w:ins w:id="164" w:author="Clint Bodungen" w:date="2023-04-24T17:12:00Z">
        <w:r w:rsidR="00AA08CA">
          <w:t>4</w:t>
        </w:r>
      </w:ins>
      <w:del w:id="165" w:author="Clint Bodungen" w:date="2023-04-24T17:12:00Z">
        <w:r w:rsidDel="00AA08CA">
          <w:delText>5</w:delText>
        </w:r>
      </w:del>
      <w:r>
        <w:t xml:space="preserve"> – </w:t>
      </w:r>
      <w:r w:rsidR="00D543A4">
        <w:t xml:space="preserve">Running the </w:t>
      </w:r>
      <w:r>
        <w:t>ChatGPT</w:t>
      </w:r>
      <w:r w:rsidR="00D543A4">
        <w:t xml:space="preserve"> generated script</w:t>
      </w:r>
      <w:r>
        <w:t xml:space="preserve"> </w:t>
      </w:r>
    </w:p>
    <w:p w14:paraId="34B259C5" w14:textId="7ED63775" w:rsidR="00EA3F97" w:rsidRDefault="00AA1096" w:rsidP="00AA1096">
      <w:pPr>
        <w:pStyle w:val="H2-Heading"/>
        <w:rPr>
          <w:lang w:val="en"/>
        </w:rPr>
      </w:pPr>
      <w:r>
        <w:rPr>
          <w:lang w:val="en"/>
        </w:rPr>
        <w:lastRenderedPageBreak/>
        <w:t>How it works…</w:t>
      </w:r>
    </w:p>
    <w:p w14:paraId="2F5618F1" w14:textId="3DB0F3F4" w:rsidR="00A3500C" w:rsidRDefault="00A3500C" w:rsidP="00A3500C">
      <w:pPr>
        <w:pStyle w:val="P-Regular"/>
      </w:pPr>
      <w:r w:rsidRPr="00AA1096">
        <w:t>By using the ChatGPT interface to enter prompts, you can generate context-aware responses and content</w:t>
      </w:r>
      <w:r w:rsidR="004D0928">
        <w:t xml:space="preserve"> that</w:t>
      </w:r>
      <w:r w:rsidR="007B2966">
        <w:t xml:space="preserve"> </w:t>
      </w:r>
      <w:del w:id="166" w:author="Aamir Ahmed" w:date="2023-04-21T13:21:00Z">
        <w:r w:rsidR="007B2966" w:rsidDel="000D513F">
          <w:delText>continue</w:delText>
        </w:r>
      </w:del>
      <w:ins w:id="167" w:author="Aamir Ahmed" w:date="2023-04-21T13:21:00Z">
        <w:r w:rsidR="000D513F">
          <w:t>continues</w:t>
        </w:r>
      </w:ins>
      <w:r w:rsidR="007B2966">
        <w:t xml:space="preserve"> over the course of an entire conversation like a chatbot. </w:t>
      </w:r>
      <w:r w:rsidRPr="00AA1096">
        <w:t>The conversation-based approach allows for more natural interactions and the ability to ask follow-up questions or provide additional context.</w:t>
      </w:r>
      <w:r w:rsidR="00371F75">
        <w:t xml:space="preserve"> The responses can even include complex formatting such as </w:t>
      </w:r>
      <w:r w:rsidR="00371F75" w:rsidRPr="00AA1096">
        <w:t>code snippets or tables</w:t>
      </w:r>
      <w:r w:rsidR="00371F75">
        <w:t xml:space="preserve"> (more on tables later)</w:t>
      </w:r>
      <w:r w:rsidR="00371F75" w:rsidRPr="00AA1096">
        <w:t>.</w:t>
      </w:r>
    </w:p>
    <w:p w14:paraId="68DB698B" w14:textId="33F121D0" w:rsidR="006C2B88" w:rsidRDefault="00A3500C" w:rsidP="00DD15D2">
      <w:pPr>
        <w:pStyle w:val="H2-Heading"/>
        <w:rPr>
          <w:lang w:val="en"/>
        </w:rPr>
      </w:pPr>
      <w:r>
        <w:rPr>
          <w:lang w:val="en"/>
        </w:rPr>
        <w:t>There’s more…</w:t>
      </w:r>
    </w:p>
    <w:p w14:paraId="6C546A48" w14:textId="434922EC" w:rsidR="00C9479A" w:rsidRPr="00C9479A" w:rsidRDefault="00C9479A" w:rsidP="00C9479A">
      <w:pPr>
        <w:rPr>
          <w:lang w:val="en"/>
        </w:rPr>
      </w:pPr>
      <w:r w:rsidRPr="00C9479A">
        <w:rPr>
          <w:lang w:val="en"/>
        </w:rPr>
        <w:t>As you become more familiar with ChatGPT, you can experiment with different prompt styles, instructions, and contexts to obtain the desired output for your cybersecurity tasks. You can also compare the results generated through the ChatGPT interface and the OpenAI Playground to determine which approach best fits your needs.</w:t>
      </w:r>
    </w:p>
    <w:p w14:paraId="6C6F27D7" w14:textId="77777777" w:rsidR="000C2746" w:rsidRDefault="000C2746" w:rsidP="000C2746">
      <w:pPr>
        <w:pStyle w:val="P-CalloutHeading"/>
      </w:pPr>
      <w:r>
        <w:t>Tip</w:t>
      </w:r>
    </w:p>
    <w:p w14:paraId="24918619" w14:textId="60E5F99C" w:rsidR="0011268B" w:rsidRDefault="000C2746" w:rsidP="000C2746">
      <w:pPr>
        <w:pStyle w:val="P-Callout"/>
      </w:pPr>
      <w:r>
        <w:t xml:space="preserve">You can further refine the generated output by </w:t>
      </w:r>
      <w:r w:rsidR="00C054CE">
        <w:t>providing very c</w:t>
      </w:r>
      <w:r>
        <w:t>lear</w:t>
      </w:r>
      <w:r w:rsidR="00C054CE">
        <w:t xml:space="preserve"> </w:t>
      </w:r>
      <w:r w:rsidR="002341F8">
        <w:t>and specific</w:t>
      </w:r>
      <w:r>
        <w:t xml:space="preserve"> instructions or using roles.</w:t>
      </w:r>
      <w:r w:rsidR="00871DF0">
        <w:t xml:space="preserve"> It also helps to divide complex </w:t>
      </w:r>
      <w:r w:rsidR="0011268B">
        <w:t xml:space="preserve">prompts into several </w:t>
      </w:r>
      <w:r w:rsidR="00EB1725">
        <w:t xml:space="preserve">smaller </w:t>
      </w:r>
      <w:r w:rsidR="0011268B">
        <w:t>prompts</w:t>
      </w:r>
      <w:r w:rsidR="00EB1725">
        <w:t>, giving ChatGPT one instruction per prompt</w:t>
      </w:r>
      <w:r w:rsidR="005748ED">
        <w:t>, building on the previous prompts as you go.</w:t>
      </w:r>
    </w:p>
    <w:p w14:paraId="7F584A34" w14:textId="71A5B787" w:rsidR="000C2746" w:rsidRDefault="000C2746" w:rsidP="000C2746">
      <w:pPr>
        <w:pStyle w:val="P-Callout"/>
      </w:pPr>
      <w:r>
        <w:t>In the upcoming recipes, we will delve into more advanced prompting techniques</w:t>
      </w:r>
      <w:r w:rsidR="002341F8">
        <w:t xml:space="preserve"> that utilize these techniques</w:t>
      </w:r>
      <w:r>
        <w:t xml:space="preserve"> to help you get the most accurate and detailed responses from ChatGPT.</w:t>
      </w:r>
    </w:p>
    <w:p w14:paraId="6090C1E1" w14:textId="71F67726" w:rsidR="006C2B88" w:rsidRDefault="006C2B88" w:rsidP="006C2B88">
      <w:pPr>
        <w:rPr>
          <w:lang w:val="en"/>
        </w:rPr>
      </w:pPr>
      <w:r w:rsidRPr="006C2B88">
        <w:rPr>
          <w:lang w:val="en"/>
        </w:rPr>
        <w:t>As you interact with ChatGPT, your conversation history is automatically saved in the left panel of the ChatGPT interface. This feature allows you to easily access and review your previous prompts and responses.</w:t>
      </w:r>
    </w:p>
    <w:p w14:paraId="4615660E" w14:textId="708EED13" w:rsidR="002B4172" w:rsidRDefault="002B4172" w:rsidP="006C2B88">
      <w:pPr>
        <w:rPr>
          <w:lang w:val="en"/>
        </w:rPr>
      </w:pPr>
      <w:r w:rsidRPr="002B4172">
        <w:rPr>
          <w:lang w:val="en"/>
        </w:rPr>
        <w:t>By leveraging the conversation history feature, you can keep track of your interactions with ChatGPT and quickly reference previous responses for your cybersecurity tasks or other projects.</w:t>
      </w:r>
    </w:p>
    <w:p w14:paraId="2C6AC0DC" w14:textId="73831D74" w:rsidR="006C2B88" w:rsidRPr="006C2B88" w:rsidRDefault="00AC5F10" w:rsidP="00AC5F10">
      <w:pPr>
        <w:pStyle w:val="IMG-Caption"/>
      </w:pPr>
      <w:r w:rsidRPr="00AC5F10">
        <w:rPr>
          <w:noProof/>
        </w:rPr>
        <w:lastRenderedPageBreak/>
        <w:drawing>
          <wp:inline distT="0" distB="0" distL="0" distR="0" wp14:anchorId="080DEE7E" wp14:editId="0A175C2F">
            <wp:extent cx="3329316" cy="2079313"/>
            <wp:effectExtent l="19050" t="19050" r="23495" b="165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342244" cy="2087387"/>
                    </a:xfrm>
                    <a:prstGeom prst="rect">
                      <a:avLst/>
                    </a:prstGeom>
                    <a:ln>
                      <a:solidFill>
                        <a:schemeClr val="tx1"/>
                      </a:solidFill>
                    </a:ln>
                  </pic:spPr>
                </pic:pic>
              </a:graphicData>
            </a:graphic>
          </wp:inline>
        </w:drawing>
      </w:r>
    </w:p>
    <w:p w14:paraId="3803D066" w14:textId="1713999F" w:rsidR="006C2B88" w:rsidRPr="006C2B88" w:rsidRDefault="006C2B88" w:rsidP="00920FDC">
      <w:pPr>
        <w:pStyle w:val="IMG-Caption"/>
      </w:pPr>
      <w:r w:rsidRPr="006C2B88">
        <w:t>Figure 1.</w:t>
      </w:r>
      <w:ins w:id="168" w:author="Aamir Ahmed" w:date="2023-04-21T13:22:00Z">
        <w:r w:rsidR="000D513F">
          <w:t>1</w:t>
        </w:r>
      </w:ins>
      <w:ins w:id="169" w:author="Clint Bodungen" w:date="2023-04-24T17:12:00Z">
        <w:r w:rsidR="00AA08CA">
          <w:t>5</w:t>
        </w:r>
      </w:ins>
      <w:ins w:id="170" w:author="Aamir Ahmed" w:date="2023-04-21T13:22:00Z">
        <w:del w:id="171" w:author="Clint Bodungen" w:date="2023-04-24T17:12:00Z">
          <w:r w:rsidR="000D513F" w:rsidDel="00AA08CA">
            <w:delText>6</w:delText>
          </w:r>
        </w:del>
      </w:ins>
      <w:del w:id="172" w:author="Aamir Ahmed" w:date="2023-04-21T13:22:00Z">
        <w:r w:rsidRPr="006C2B88" w:rsidDel="000D513F">
          <w:delText>3.</w:delText>
        </w:r>
        <w:r w:rsidR="00DD15D2" w:rsidDel="000D513F">
          <w:delText>6</w:delText>
        </w:r>
      </w:del>
      <w:r w:rsidRPr="006C2B88">
        <w:t xml:space="preserve"> – Conversation history in the ChatGPT interface</w:t>
      </w:r>
    </w:p>
    <w:p w14:paraId="1D77A790" w14:textId="070A7DA0" w:rsidR="006C2B88" w:rsidRPr="006C2B88" w:rsidRDefault="006C2B88" w:rsidP="006C2B88">
      <w:pPr>
        <w:rPr>
          <w:lang w:val="en"/>
        </w:rPr>
      </w:pPr>
      <w:r w:rsidRPr="006C2B88">
        <w:rPr>
          <w:lang w:val="en"/>
        </w:rPr>
        <w:t xml:space="preserve">To view a saved conversation, simply click on the desired conversation in the left panel. You can also create new conversations by clicking on the </w:t>
      </w:r>
      <w:r w:rsidRPr="00FD74C8">
        <w:rPr>
          <w:rStyle w:val="P-Bold"/>
          <w:lang w:val="en"/>
        </w:rPr>
        <w:t>"+</w:t>
      </w:r>
      <w:r w:rsidR="00FD74C8" w:rsidRPr="00FD74C8">
        <w:rPr>
          <w:rStyle w:val="P-Bold"/>
        </w:rPr>
        <w:t xml:space="preserve"> New chat</w:t>
      </w:r>
      <w:r w:rsidRPr="006C2B88">
        <w:rPr>
          <w:lang w:val="en"/>
        </w:rPr>
        <w:t>" button located at the top of the conversation list. This enables you to separate and organize your prompts and responses based on specific tasks or topics.</w:t>
      </w:r>
    </w:p>
    <w:p w14:paraId="12640932" w14:textId="76F49AE8" w:rsidR="006C2B88" w:rsidRPr="006C2B88" w:rsidRDefault="002B4172" w:rsidP="00BB5D43">
      <w:pPr>
        <w:pStyle w:val="P-CalloutHeading"/>
      </w:pPr>
      <w:r>
        <w:t>Caution</w:t>
      </w:r>
    </w:p>
    <w:p w14:paraId="71AA2350" w14:textId="1CC16AF4" w:rsidR="002B4172" w:rsidRDefault="006C2B88" w:rsidP="002B4172">
      <w:pPr>
        <w:pStyle w:val="P-Callout"/>
      </w:pPr>
      <w:r w:rsidRPr="006C2B88">
        <w:t>Keep in mind that when you start a new conversation, the model loses the context of the previous conversation. If you want to reference any information from a previous conversation, you will need to include that context in your new prompt.</w:t>
      </w:r>
    </w:p>
    <w:p w14:paraId="379DD05F" w14:textId="1941A609" w:rsidR="00D07078" w:rsidRDefault="00FA7809" w:rsidP="00495488">
      <w:pPr>
        <w:pStyle w:val="H1-Section"/>
        <w:rPr>
          <w:lang w:val="en"/>
        </w:rPr>
      </w:pPr>
      <w:r>
        <w:rPr>
          <w:lang w:val="en"/>
        </w:rPr>
        <w:t>Applying ChatGPT Roles</w:t>
      </w:r>
      <w:r w:rsidR="00923B9A">
        <w:rPr>
          <w:lang w:val="en"/>
        </w:rPr>
        <w:t xml:space="preserve"> (</w:t>
      </w:r>
      <w:r w:rsidR="00D13417">
        <w:rPr>
          <w:lang w:val="en"/>
        </w:rPr>
        <w:t>Application</w:t>
      </w:r>
      <w:r w:rsidR="00923B9A">
        <w:rPr>
          <w:lang w:val="en"/>
        </w:rPr>
        <w:t>: AI CISO)</w:t>
      </w:r>
    </w:p>
    <w:p w14:paraId="2878D497" w14:textId="7D8C35E3" w:rsidR="00495488" w:rsidRDefault="00941DFF" w:rsidP="00D07078">
      <w:pPr>
        <w:rPr>
          <w:lang w:val="en"/>
        </w:rPr>
      </w:pPr>
      <w:r w:rsidRPr="00941DFF">
        <w:rPr>
          <w:lang w:val="en"/>
        </w:rPr>
        <w:t>In this recipe, we will demonstrate how to use roles in your prompts to improve the accuracy and detail of ChatGPT's responses. Assigning roles to ChatGPT helps it generate more context-aware and relevant content, particularly when you need expert-level insights or recommendations.</w:t>
      </w:r>
    </w:p>
    <w:p w14:paraId="557C2595" w14:textId="7897F0FD" w:rsidR="00941DFF" w:rsidRDefault="00941DFF" w:rsidP="00941DFF">
      <w:pPr>
        <w:pStyle w:val="H2-Heading"/>
        <w:rPr>
          <w:lang w:val="en"/>
        </w:rPr>
      </w:pPr>
      <w:r>
        <w:rPr>
          <w:lang w:val="en"/>
        </w:rPr>
        <w:t>Getting Ready</w:t>
      </w:r>
    </w:p>
    <w:p w14:paraId="088E9216" w14:textId="7D069D39" w:rsidR="00941DFF" w:rsidRDefault="00812245" w:rsidP="00D07078">
      <w:pPr>
        <w:rPr>
          <w:lang w:val="en"/>
        </w:rPr>
      </w:pPr>
      <w:r w:rsidRPr="00812245">
        <w:rPr>
          <w:lang w:val="en"/>
        </w:rPr>
        <w:t>Ensure you have access to the ChatGPT interface by logging in to your OpenAI account.</w:t>
      </w:r>
    </w:p>
    <w:p w14:paraId="350D8E97" w14:textId="3F52BA89" w:rsidR="00941DFF" w:rsidRDefault="00941DFF" w:rsidP="00941DFF">
      <w:pPr>
        <w:pStyle w:val="H2-Heading"/>
        <w:rPr>
          <w:ins w:id="173" w:author="Aamir Ahmed" w:date="2023-04-21T13:22:00Z"/>
          <w:lang w:val="en"/>
        </w:rPr>
      </w:pPr>
      <w:r>
        <w:rPr>
          <w:lang w:val="en"/>
        </w:rPr>
        <w:t>How to do it…</w:t>
      </w:r>
    </w:p>
    <w:p w14:paraId="40C98828" w14:textId="789FDA51" w:rsidR="000D513F" w:rsidDel="009A12A4" w:rsidRDefault="000D513F" w:rsidP="009A12A4">
      <w:pPr>
        <w:rPr>
          <w:del w:id="174" w:author="Clint Bodungen" w:date="2023-04-24T16:32:00Z"/>
          <w:lang w:val="en"/>
        </w:rPr>
      </w:pPr>
      <w:commentRangeStart w:id="175"/>
      <w:commentRangeStart w:id="176"/>
      <w:ins w:id="177" w:author="Aamir Ahmed" w:date="2023-04-21T13:22:00Z">
        <w:del w:id="178" w:author="Clint Bodungen" w:date="2023-04-24T16:32:00Z">
          <w:r w:rsidDel="009A12A4">
            <w:rPr>
              <w:lang w:val="en"/>
            </w:rPr>
            <w:delText>___</w:delText>
          </w:r>
        </w:del>
      </w:ins>
      <w:ins w:id="179" w:author="Clint Bodungen" w:date="2023-04-24T16:32:00Z">
        <w:r w:rsidR="009A12A4" w:rsidRPr="009A12A4">
          <w:rPr>
            <w:lang w:val="en"/>
          </w:rPr>
          <w:t>By assigning roles, you'll be able to obtain expert-level insights and recommendations from the model. Let's dive into the steps of this recipe:</w:t>
        </w:r>
      </w:ins>
      <w:ins w:id="180" w:author="Aamir Ahmed" w:date="2023-04-21T13:22:00Z">
        <w:del w:id="181" w:author="Clint Bodungen" w:date="2023-04-24T16:32:00Z">
          <w:r w:rsidDel="009A12A4">
            <w:rPr>
              <w:lang w:val="en"/>
            </w:rPr>
            <w:delText>___</w:delText>
          </w:r>
          <w:commentRangeEnd w:id="175"/>
          <w:r w:rsidDel="009A12A4">
            <w:rPr>
              <w:rStyle w:val="CommentReference"/>
            </w:rPr>
            <w:commentReference w:id="175"/>
          </w:r>
        </w:del>
      </w:ins>
      <w:commentRangeEnd w:id="176"/>
      <w:r w:rsidR="00911D2B">
        <w:rPr>
          <w:rStyle w:val="CommentReference"/>
        </w:rPr>
        <w:commentReference w:id="176"/>
      </w:r>
    </w:p>
    <w:p w14:paraId="3C13D2AF" w14:textId="77777777" w:rsidR="009A12A4" w:rsidRPr="000D513F" w:rsidRDefault="009A12A4">
      <w:pPr>
        <w:rPr>
          <w:ins w:id="182" w:author="Clint Bodungen" w:date="2023-04-24T16:32:00Z"/>
          <w:lang w:val="en"/>
        </w:rPr>
        <w:pPrChange w:id="183" w:author="Aamir Ahmed" w:date="2023-04-21T13:22:00Z">
          <w:pPr>
            <w:pStyle w:val="H2-Heading"/>
          </w:pPr>
        </w:pPrChange>
      </w:pPr>
    </w:p>
    <w:p w14:paraId="4BE3F797" w14:textId="77777777" w:rsidR="000F41BE" w:rsidRDefault="00226B01">
      <w:pPr>
        <w:pPrChange w:id="184" w:author="Clint Bodungen" w:date="2023-04-24T16:32:00Z">
          <w:pPr>
            <w:pStyle w:val="L-Numbers"/>
            <w:numPr>
              <w:numId w:val="6"/>
            </w:numPr>
          </w:pPr>
        </w:pPrChange>
      </w:pPr>
      <w:r w:rsidRPr="00226B01">
        <w:lastRenderedPageBreak/>
        <w:t xml:space="preserve">To assign a role to ChatGPT, start your prompt by describing the role you want the model to assume. For example, you could use the following prompt: </w:t>
      </w:r>
    </w:p>
    <w:p w14:paraId="457E270F" w14:textId="116D0657" w:rsidR="009821F5" w:rsidRDefault="00226B01" w:rsidP="000F41BE">
      <w:pPr>
        <w:pStyle w:val="SC-Source"/>
        <w:ind w:left="720"/>
      </w:pPr>
      <w:r w:rsidRPr="00226B01">
        <w:t>You are a cybersecurity expert with 20 years of experience. Explain the importance of multi-factor authentication (MFA) in securing online accounts</w:t>
      </w:r>
      <w:r w:rsidR="009D0553">
        <w:t>, to an executive audience</w:t>
      </w:r>
      <w:r w:rsidRPr="00226B01">
        <w:t>.</w:t>
      </w:r>
    </w:p>
    <w:p w14:paraId="19106876" w14:textId="0784E36E" w:rsidR="003F3B13" w:rsidRPr="002C568E" w:rsidRDefault="002C568E" w:rsidP="00D94212">
      <w:pPr>
        <w:pStyle w:val="L-Numbers"/>
      </w:pPr>
      <w:r w:rsidRPr="002C568E">
        <w:t>ChatGPT will generate a response that aligns with the assigned role, providing a detailed explanation of the topic based on the expertise and perspective of a cybersecurity expert.</w:t>
      </w:r>
    </w:p>
    <w:p w14:paraId="1B35F346" w14:textId="436D8792" w:rsidR="002C568E" w:rsidRPr="002C568E" w:rsidRDefault="002C568E" w:rsidP="002C568E">
      <w:pPr>
        <w:pStyle w:val="IMG-Caption"/>
      </w:pPr>
      <w:r w:rsidRPr="00FC1052">
        <w:rPr>
          <w:noProof/>
        </w:rPr>
        <w:drawing>
          <wp:inline distT="0" distB="0" distL="0" distR="0" wp14:anchorId="35C3E25C" wp14:editId="36CFB744">
            <wp:extent cx="3697013" cy="4640712"/>
            <wp:effectExtent l="19050" t="19050" r="17780" b="266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33"/>
                    <a:stretch>
                      <a:fillRect/>
                    </a:stretch>
                  </pic:blipFill>
                  <pic:spPr>
                    <a:xfrm>
                      <a:off x="0" y="0"/>
                      <a:ext cx="3703697" cy="4649102"/>
                    </a:xfrm>
                    <a:prstGeom prst="rect">
                      <a:avLst/>
                    </a:prstGeom>
                    <a:ln>
                      <a:solidFill>
                        <a:schemeClr val="tx1"/>
                      </a:solidFill>
                    </a:ln>
                  </pic:spPr>
                </pic:pic>
              </a:graphicData>
            </a:graphic>
          </wp:inline>
        </w:drawing>
      </w:r>
    </w:p>
    <w:p w14:paraId="3D378E15" w14:textId="19A05649" w:rsidR="00116F60" w:rsidRDefault="002C568E" w:rsidP="002C568E">
      <w:pPr>
        <w:pStyle w:val="IMG-Caption"/>
      </w:pPr>
      <w:r w:rsidRPr="002C568E">
        <w:t>Figure 1.</w:t>
      </w:r>
      <w:ins w:id="185" w:author="Aamir Ahmed" w:date="2023-04-21T13:24:00Z">
        <w:r w:rsidR="000D513F">
          <w:t>1</w:t>
        </w:r>
      </w:ins>
      <w:ins w:id="186" w:author="Clint Bodungen" w:date="2023-04-24T17:12:00Z">
        <w:r w:rsidR="00AA08CA">
          <w:t>6</w:t>
        </w:r>
      </w:ins>
      <w:ins w:id="187" w:author="Aamir Ahmed" w:date="2023-04-21T13:24:00Z">
        <w:del w:id="188" w:author="Clint Bodungen" w:date="2023-04-24T17:12:00Z">
          <w:r w:rsidR="000D513F" w:rsidDel="00AA08CA">
            <w:delText>7</w:delText>
          </w:r>
        </w:del>
      </w:ins>
      <w:del w:id="189" w:author="Aamir Ahmed" w:date="2023-04-21T13:24:00Z">
        <w:r w:rsidRPr="002C568E" w:rsidDel="000D513F">
          <w:delText>4.</w:delText>
        </w:r>
        <w:r w:rsidDel="000D513F">
          <w:delText>1</w:delText>
        </w:r>
      </w:del>
      <w:r w:rsidRPr="002C568E">
        <w:t xml:space="preserve"> – ChatGPT response with role-based expertise</w:t>
      </w:r>
    </w:p>
    <w:p w14:paraId="7951F281" w14:textId="77777777" w:rsidR="000F66DB" w:rsidRDefault="00924CF9" w:rsidP="00AA179C">
      <w:pPr>
        <w:pStyle w:val="L-Numbers"/>
      </w:pPr>
      <w:r>
        <w:t>Experiment with</w:t>
      </w:r>
      <w:r w:rsidRPr="00924CF9">
        <w:t xml:space="preserve"> assign</w:t>
      </w:r>
      <w:r>
        <w:t>ing</w:t>
      </w:r>
      <w:r w:rsidRPr="00924CF9">
        <w:t xml:space="preserve"> different roles for different scenarios, such as</w:t>
      </w:r>
      <w:r w:rsidR="000F66DB">
        <w:t>:</w:t>
      </w:r>
    </w:p>
    <w:p w14:paraId="377F88F8" w14:textId="2AFAB8B6" w:rsidR="000F66DB" w:rsidRDefault="00924CF9" w:rsidP="000F66DB">
      <w:pPr>
        <w:pStyle w:val="SC-Source"/>
        <w:ind w:left="720"/>
      </w:pPr>
      <w:r w:rsidRPr="00924CF9">
        <w:lastRenderedPageBreak/>
        <w:t xml:space="preserve">You are a CISO with 30 years of experience. What are the top cybersecurity risks businesses should be aware of? </w:t>
      </w:r>
    </w:p>
    <w:p w14:paraId="1C76F491" w14:textId="77777777" w:rsidR="000F66DB" w:rsidRDefault="00924CF9" w:rsidP="000F66DB">
      <w:pPr>
        <w:pStyle w:val="L-Numbers"/>
        <w:numPr>
          <w:ilvl w:val="0"/>
          <w:numId w:val="0"/>
        </w:numPr>
        <w:ind w:left="717"/>
      </w:pPr>
      <w:r w:rsidRPr="00924CF9">
        <w:t xml:space="preserve">or </w:t>
      </w:r>
    </w:p>
    <w:p w14:paraId="7EBF5460" w14:textId="0E02E453" w:rsidR="000F66DB" w:rsidRDefault="00924CF9" w:rsidP="000F66DB">
      <w:pPr>
        <w:pStyle w:val="SC-Source"/>
        <w:ind w:left="720"/>
      </w:pPr>
      <w:r w:rsidRPr="00924CF9">
        <w:t>You are an ethical hacker. Explain how a penetration test can help improve an organization's security posture.</w:t>
      </w:r>
    </w:p>
    <w:p w14:paraId="10E13A7F" w14:textId="3FD38305" w:rsidR="007F7A33" w:rsidRDefault="00927ED9" w:rsidP="007F7A33">
      <w:pPr>
        <w:pStyle w:val="P-CalloutHeading"/>
      </w:pPr>
      <w:r>
        <w:t>Caution</w:t>
      </w:r>
    </w:p>
    <w:p w14:paraId="013A1490" w14:textId="66A64624" w:rsidR="00FC1052" w:rsidRDefault="00055738" w:rsidP="00A87D36">
      <w:pPr>
        <w:pStyle w:val="P-Callout"/>
      </w:pPr>
      <w:r w:rsidRPr="00055738">
        <w:t>Keep in mind that ChatGPT's knowledge is based on the data it was trained on, which has a cutoff date</w:t>
      </w:r>
      <w:r w:rsidR="00FB4F80">
        <w:t xml:space="preserve"> </w:t>
      </w:r>
      <w:r w:rsidRPr="00055738">
        <w:t>September 2021. As a result, the model may not be aware of the latest developments, trends, or technologies in the cybersecurity field that emerged after its training data cutoff. Always verify the information generated by ChatGPT with up-to-date sources and take its training limitations into account when interpreting its responses</w:t>
      </w:r>
      <w:r w:rsidR="005D6EEC">
        <w:t xml:space="preserve">. </w:t>
      </w:r>
      <w:r w:rsidR="00C1653F">
        <w:t xml:space="preserve">We will discuss techniques on how to </w:t>
      </w:r>
      <w:r w:rsidR="00927ED9">
        <w:t>get around this limitation later in this book.</w:t>
      </w:r>
    </w:p>
    <w:p w14:paraId="67E406B3" w14:textId="3E42402A" w:rsidR="002A5C0A" w:rsidRPr="00116F60" w:rsidRDefault="002A5C0A" w:rsidP="002A5C0A">
      <w:pPr>
        <w:pStyle w:val="H2-Heading"/>
        <w:rPr>
          <w:lang w:val="en"/>
        </w:rPr>
      </w:pPr>
      <w:r>
        <w:rPr>
          <w:lang w:val="en"/>
        </w:rPr>
        <w:t>How it works…</w:t>
      </w:r>
    </w:p>
    <w:p w14:paraId="0694197C" w14:textId="2585E221" w:rsidR="002A5C0A" w:rsidRDefault="000F66DB" w:rsidP="009821F5">
      <w:pPr>
        <w:rPr>
          <w:lang w:val="en"/>
        </w:rPr>
      </w:pPr>
      <w:r w:rsidRPr="000F66DB">
        <w:rPr>
          <w:lang w:val="en"/>
        </w:rPr>
        <w:t>When you assign a role to ChatGPT, you provide a specific context or persona for the model to work with. This helps the model generate responses that are tailored to the given role, resulting in more accurate, relevant, and detailed content. The model will generate content that aligns with the expertise and perspective of the assigned role, offering better insights, opinions, or recommendations.</w:t>
      </w:r>
    </w:p>
    <w:p w14:paraId="3F63EC73" w14:textId="01D0BAEC" w:rsidR="002A5C0A" w:rsidRDefault="002A5C0A" w:rsidP="002A5C0A">
      <w:pPr>
        <w:pStyle w:val="H2-Heading"/>
        <w:rPr>
          <w:lang w:val="en"/>
        </w:rPr>
      </w:pPr>
      <w:r>
        <w:rPr>
          <w:lang w:val="en"/>
        </w:rPr>
        <w:t xml:space="preserve">There’s </w:t>
      </w:r>
      <w:r w:rsidR="00141DDD">
        <w:rPr>
          <w:lang w:val="en"/>
        </w:rPr>
        <w:t>m</w:t>
      </w:r>
      <w:r>
        <w:rPr>
          <w:lang w:val="en"/>
        </w:rPr>
        <w:t>ore…</w:t>
      </w:r>
    </w:p>
    <w:p w14:paraId="5A2B1EF6" w14:textId="248893BC" w:rsidR="002E2C12" w:rsidRPr="002E2C12" w:rsidRDefault="002E2C12" w:rsidP="002E2C12">
      <w:pPr>
        <w:rPr>
          <w:lang w:val="en"/>
        </w:rPr>
      </w:pPr>
      <w:r w:rsidRPr="002E2C12">
        <w:rPr>
          <w:lang w:val="en"/>
        </w:rPr>
        <w:t>As you become more comfortable using roles in your prompts, you can experiment with different combinations of roles and scenarios to obtain the desired output for your cybersecurity tasks. For example, you can create a dialogue between two roles by alternating prompts for each role:</w:t>
      </w:r>
    </w:p>
    <w:p w14:paraId="29E2DFF5" w14:textId="7F8DCAF9" w:rsidR="00387901" w:rsidRDefault="00387901" w:rsidP="002E2C12">
      <w:pPr>
        <w:pStyle w:val="L-Numbers"/>
        <w:numPr>
          <w:ilvl w:val="0"/>
          <w:numId w:val="7"/>
        </w:numPr>
      </w:pPr>
      <w:r>
        <w:t>Role 1:</w:t>
      </w:r>
    </w:p>
    <w:p w14:paraId="434FB928" w14:textId="3EF6CEBA" w:rsidR="002E2C12" w:rsidRPr="002E2C12" w:rsidRDefault="002E2C12" w:rsidP="00387901">
      <w:pPr>
        <w:pStyle w:val="SC-Source"/>
        <w:ind w:left="720"/>
      </w:pPr>
      <w:r w:rsidRPr="002E2C12">
        <w:t>You are a network administrator. What measures do you take to secure your organization's network?</w:t>
      </w:r>
    </w:p>
    <w:p w14:paraId="432CEAB9" w14:textId="77777777" w:rsidR="00387901" w:rsidRDefault="00387901" w:rsidP="002E2C12">
      <w:pPr>
        <w:pStyle w:val="L-Numbers"/>
      </w:pPr>
      <w:r>
        <w:t>Role 2:</w:t>
      </w:r>
    </w:p>
    <w:p w14:paraId="647EFBAF" w14:textId="5B7DC95A" w:rsidR="002E2C12" w:rsidRPr="002E2C12" w:rsidRDefault="002E2C12" w:rsidP="00387901">
      <w:pPr>
        <w:pStyle w:val="SC-Source"/>
        <w:ind w:left="720"/>
      </w:pPr>
      <w:r w:rsidRPr="002E2C12">
        <w:t>You are a cybersecurity consultant. What additional recommendations do you have for the network administrator to further enhance network security?</w:t>
      </w:r>
    </w:p>
    <w:p w14:paraId="7D4B4F63" w14:textId="768A65B4" w:rsidR="002E2C12" w:rsidRDefault="002E2C12" w:rsidP="002E2C12">
      <w:pPr>
        <w:rPr>
          <w:lang w:val="en"/>
        </w:rPr>
      </w:pPr>
      <w:r w:rsidRPr="002E2C12">
        <w:rPr>
          <w:lang w:val="en"/>
        </w:rPr>
        <w:lastRenderedPageBreak/>
        <w:t>By using roles creatively and experimenting with different combinations, you can leverage ChatGPT's expertise and obtain more accurate and detailed responses for a wide range of cybersecurity topics and situations.</w:t>
      </w:r>
    </w:p>
    <w:p w14:paraId="71C60B87" w14:textId="385F3534" w:rsidR="007A7805" w:rsidRDefault="007A7805" w:rsidP="002E2C12">
      <w:pPr>
        <w:rPr>
          <w:lang w:val="en"/>
        </w:rPr>
      </w:pPr>
      <w:r>
        <w:rPr>
          <w:lang w:val="en"/>
        </w:rPr>
        <w:t xml:space="preserve">We will experiment with </w:t>
      </w:r>
      <w:r w:rsidR="000B7770">
        <w:rPr>
          <w:lang w:val="en"/>
        </w:rPr>
        <w:t xml:space="preserve">automating </w:t>
      </w:r>
      <w:r w:rsidR="00544950">
        <w:rPr>
          <w:lang w:val="en"/>
        </w:rPr>
        <w:t>role conversations in later chapters.</w:t>
      </w:r>
    </w:p>
    <w:p w14:paraId="2F9EE29C" w14:textId="6150D459" w:rsidR="003F3B13" w:rsidRDefault="003F3B13" w:rsidP="003F3B13">
      <w:pPr>
        <w:pStyle w:val="H1-Section"/>
        <w:rPr>
          <w:lang w:val="en"/>
        </w:rPr>
      </w:pPr>
      <w:r w:rsidRPr="003F3B13">
        <w:rPr>
          <w:lang w:val="en"/>
        </w:rPr>
        <w:t>Enhancin</w:t>
      </w:r>
      <w:r w:rsidR="008D0781">
        <w:rPr>
          <w:lang w:val="en"/>
        </w:rPr>
        <w:t>g Output with</w:t>
      </w:r>
      <w:r w:rsidRPr="003F3B13">
        <w:rPr>
          <w:lang w:val="en"/>
        </w:rPr>
        <w:t xml:space="preserve"> </w:t>
      </w:r>
      <w:r w:rsidR="00DF50DB">
        <w:rPr>
          <w:lang w:val="en"/>
        </w:rPr>
        <w:t>T</w:t>
      </w:r>
      <w:r w:rsidRPr="003F3B13">
        <w:rPr>
          <w:lang w:val="en"/>
        </w:rPr>
        <w:t>emplates</w:t>
      </w:r>
      <w:r w:rsidR="008D0781">
        <w:rPr>
          <w:lang w:val="en"/>
        </w:rPr>
        <w:t xml:space="preserve"> (Application: Threat Report)</w:t>
      </w:r>
    </w:p>
    <w:p w14:paraId="69F4B93C" w14:textId="5BA595E3" w:rsidR="003F3B13" w:rsidRDefault="00936909" w:rsidP="003F3B13">
      <w:pPr>
        <w:pStyle w:val="P-Regular"/>
      </w:pPr>
      <w:r w:rsidRPr="00936909">
        <w:t>In this recipe, we will explore how to use output templates to guide ChatGPT's responses, making them more consistent, well-structured, and suitable for reports or other formal documents. By providing a specific format for the output, you can ensure that the generated content meets your requirements and is easier to integrate into your cybersecurity projects.</w:t>
      </w:r>
    </w:p>
    <w:p w14:paraId="30D49950" w14:textId="0CED7AF7" w:rsidR="003D5495" w:rsidRDefault="003D5495" w:rsidP="003D5495">
      <w:pPr>
        <w:pStyle w:val="H2-Heading"/>
      </w:pPr>
      <w:r>
        <w:t>Getting Ready</w:t>
      </w:r>
    </w:p>
    <w:p w14:paraId="5D53823C" w14:textId="70FE67A1" w:rsidR="003D5495" w:rsidRDefault="00FD38C9" w:rsidP="003F3B13">
      <w:pPr>
        <w:pStyle w:val="P-Regular"/>
      </w:pPr>
      <w:r w:rsidRPr="00FD38C9">
        <w:t>Ensure you have access to the ChatGPT interface by logging in to your OpenAI account.</w:t>
      </w:r>
    </w:p>
    <w:p w14:paraId="597381FC" w14:textId="005C9D1C" w:rsidR="00FD38C9" w:rsidRDefault="00FD38C9" w:rsidP="00FD38C9">
      <w:pPr>
        <w:pStyle w:val="H2-Heading"/>
        <w:rPr>
          <w:ins w:id="190" w:author="Aamir Ahmed" w:date="2023-04-21T13:23:00Z"/>
        </w:rPr>
      </w:pPr>
      <w:r>
        <w:t>How to do it…</w:t>
      </w:r>
    </w:p>
    <w:p w14:paraId="14A3079A" w14:textId="583BD7D5" w:rsidR="000D513F" w:rsidRPr="000D513F" w:rsidRDefault="000D513F">
      <w:pPr>
        <w:pPrChange w:id="191" w:author="Aamir Ahmed" w:date="2023-04-21T13:23:00Z">
          <w:pPr>
            <w:pStyle w:val="H2-Heading"/>
          </w:pPr>
        </w:pPrChange>
      </w:pPr>
      <w:commentRangeStart w:id="192"/>
      <w:ins w:id="193" w:author="Aamir Ahmed" w:date="2023-04-21T13:23:00Z">
        <w:r>
          <w:t>______</w:t>
        </w:r>
        <w:commentRangeEnd w:id="192"/>
        <w:r>
          <w:rPr>
            <w:rStyle w:val="CommentReference"/>
          </w:rPr>
          <w:commentReference w:id="192"/>
        </w:r>
      </w:ins>
    </w:p>
    <w:p w14:paraId="36A3D1C9" w14:textId="66730B54" w:rsidR="004C0B8C" w:rsidRDefault="00545655" w:rsidP="0057455A">
      <w:pPr>
        <w:pStyle w:val="L-Numbers"/>
        <w:numPr>
          <w:ilvl w:val="0"/>
          <w:numId w:val="8"/>
        </w:numPr>
      </w:pPr>
      <w:r>
        <w:t>When crafting your prompt,</w:t>
      </w:r>
      <w:r w:rsidR="00596999">
        <w:t xml:space="preserve"> you can specify the output</w:t>
      </w:r>
      <w:r w:rsidR="001E0C5B">
        <w:t xml:space="preserve"> several different formatting options such as headings</w:t>
      </w:r>
      <w:r w:rsidR="009A5666">
        <w:t>, font weight, lists, and more.</w:t>
      </w:r>
      <w:r w:rsidR="00131586">
        <w:t xml:space="preserve"> The following prompt demonstrates how to create output with headings</w:t>
      </w:r>
      <w:r w:rsidR="00072FB4">
        <w:t>, font weights, and list types:</w:t>
      </w:r>
    </w:p>
    <w:p w14:paraId="6B95A6C9" w14:textId="77777777" w:rsidR="00845F44" w:rsidRPr="00845F44" w:rsidRDefault="00845F44" w:rsidP="00DF6808">
      <w:pPr>
        <w:pStyle w:val="SC-Source"/>
        <w:ind w:left="720"/>
      </w:pPr>
      <w:r w:rsidRPr="00845F44">
        <w:t>Create an analysis report of the WannaCry Ransomware Attack as it relates to the cyber kill chain, using the following format:</w:t>
      </w:r>
    </w:p>
    <w:p w14:paraId="672C4B21" w14:textId="77777777" w:rsidR="00845F44" w:rsidRPr="00845F44" w:rsidRDefault="00845F44" w:rsidP="00DF6808">
      <w:pPr>
        <w:pStyle w:val="SC-Source"/>
        <w:ind w:left="720"/>
      </w:pPr>
    </w:p>
    <w:p w14:paraId="294B1039" w14:textId="3008F9A1" w:rsidR="00845F44" w:rsidRPr="00845F44" w:rsidRDefault="00292C44" w:rsidP="00DF6808">
      <w:pPr>
        <w:pStyle w:val="SC-Source"/>
        <w:ind w:left="720"/>
      </w:pPr>
      <w:r>
        <w:t>#</w:t>
      </w:r>
      <w:r w:rsidR="00CC2486">
        <w:t xml:space="preserve"> </w:t>
      </w:r>
      <w:r w:rsidR="00D24475">
        <w:t>Threat Report</w:t>
      </w:r>
    </w:p>
    <w:p w14:paraId="3FBA2F60" w14:textId="77777777" w:rsidR="00845F44" w:rsidRPr="00845F44" w:rsidRDefault="00845F44" w:rsidP="00DF6808">
      <w:pPr>
        <w:pStyle w:val="SC-Source"/>
        <w:ind w:left="720"/>
      </w:pPr>
    </w:p>
    <w:p w14:paraId="64B85974" w14:textId="46847A88" w:rsidR="00845F44" w:rsidRPr="00845F44" w:rsidRDefault="00292C44" w:rsidP="00DF6808">
      <w:pPr>
        <w:pStyle w:val="SC-Source"/>
        <w:ind w:left="720"/>
      </w:pPr>
      <w:r>
        <w:t>#</w:t>
      </w:r>
      <w:r w:rsidR="00BF585B">
        <w:t xml:space="preserve"># </w:t>
      </w:r>
      <w:r w:rsidR="00845F44" w:rsidRPr="00845F44">
        <w:t>Overview</w:t>
      </w:r>
    </w:p>
    <w:p w14:paraId="0F4CA058" w14:textId="2F3A4223" w:rsidR="00845F44" w:rsidRPr="00845F44" w:rsidRDefault="001A6DBF" w:rsidP="00DF6808">
      <w:pPr>
        <w:pStyle w:val="SC-Source"/>
        <w:ind w:left="720"/>
      </w:pPr>
      <w:r>
        <w:t>-</w:t>
      </w:r>
      <w:r w:rsidR="00D24475">
        <w:t xml:space="preserve"> </w:t>
      </w:r>
      <w:r w:rsidR="00B117C8">
        <w:t>**</w:t>
      </w:r>
      <w:r w:rsidR="00845F44" w:rsidRPr="00845F44">
        <w:t>Threat Name:</w:t>
      </w:r>
      <w:r w:rsidR="00B117C8">
        <w:t>**</w:t>
      </w:r>
    </w:p>
    <w:p w14:paraId="09B00459" w14:textId="2C225C19" w:rsidR="00845F44" w:rsidRPr="00845F44" w:rsidRDefault="001A6DBF" w:rsidP="00DF6808">
      <w:pPr>
        <w:pStyle w:val="SC-Source"/>
        <w:ind w:left="720"/>
      </w:pPr>
      <w:r>
        <w:t>-</w:t>
      </w:r>
      <w:r w:rsidR="00B3511B">
        <w:t xml:space="preserve"> </w:t>
      </w:r>
      <w:r w:rsidR="00D24475">
        <w:t>*</w:t>
      </w:r>
      <w:r w:rsidR="00375F02">
        <w:t>*</w:t>
      </w:r>
      <w:r w:rsidR="00845F44" w:rsidRPr="00845F44">
        <w:t>Date of Occurrence:</w:t>
      </w:r>
      <w:r w:rsidR="00375F02">
        <w:t>*</w:t>
      </w:r>
      <w:r w:rsidR="00372A6E">
        <w:t>*</w:t>
      </w:r>
    </w:p>
    <w:p w14:paraId="40A37C89" w14:textId="017073B5" w:rsidR="00845F44" w:rsidRPr="00845F44" w:rsidRDefault="001A6DBF" w:rsidP="00DF6808">
      <w:pPr>
        <w:pStyle w:val="SC-Source"/>
        <w:ind w:left="720"/>
      </w:pPr>
      <w:r>
        <w:t>-</w:t>
      </w:r>
      <w:r w:rsidR="00E9094C">
        <w:t xml:space="preserve"> </w:t>
      </w:r>
      <w:r w:rsidR="00D24475">
        <w:t>**</w:t>
      </w:r>
      <w:r w:rsidR="00845F44" w:rsidRPr="00845F44">
        <w:t>Industries Affected:</w:t>
      </w:r>
      <w:r w:rsidR="00D24475">
        <w:t>**</w:t>
      </w:r>
    </w:p>
    <w:p w14:paraId="5AED6211" w14:textId="4E855DFC" w:rsidR="00845F44" w:rsidRPr="00845F44" w:rsidRDefault="001A6DBF" w:rsidP="00DF6808">
      <w:pPr>
        <w:pStyle w:val="SC-Source"/>
        <w:ind w:left="720"/>
      </w:pPr>
      <w:r>
        <w:t>-</w:t>
      </w:r>
      <w:r w:rsidR="00E9094C">
        <w:t xml:space="preserve"> </w:t>
      </w:r>
      <w:r w:rsidR="00D24475">
        <w:t>**</w:t>
      </w:r>
      <w:r w:rsidR="00845F44" w:rsidRPr="00845F44">
        <w:t>Impact:</w:t>
      </w:r>
      <w:r w:rsidR="00D24475">
        <w:t>**</w:t>
      </w:r>
    </w:p>
    <w:p w14:paraId="5FD81F42" w14:textId="77777777" w:rsidR="00845F44" w:rsidRPr="00845F44" w:rsidRDefault="00845F44" w:rsidP="00DF6808">
      <w:pPr>
        <w:pStyle w:val="SC-Source"/>
        <w:ind w:left="720"/>
      </w:pPr>
    </w:p>
    <w:p w14:paraId="01341533" w14:textId="5EAE0056" w:rsidR="00845F44" w:rsidRPr="00845F44" w:rsidRDefault="00D24475" w:rsidP="00DF6808">
      <w:pPr>
        <w:pStyle w:val="SC-Source"/>
        <w:ind w:left="720"/>
      </w:pPr>
      <w:r>
        <w:t>#</w:t>
      </w:r>
      <w:r w:rsidR="00BF585B">
        <w:t xml:space="preserve"># </w:t>
      </w:r>
      <w:r w:rsidR="00845F44" w:rsidRPr="00845F44">
        <w:t>Cyber Kill Chain Analysis</w:t>
      </w:r>
    </w:p>
    <w:p w14:paraId="461E006C" w14:textId="77777777" w:rsidR="00845F44" w:rsidRPr="00845F44" w:rsidRDefault="00845F44" w:rsidP="00DF6808">
      <w:pPr>
        <w:pStyle w:val="SC-Source"/>
        <w:ind w:left="720"/>
      </w:pPr>
    </w:p>
    <w:p w14:paraId="0803003D" w14:textId="0A9EAF62" w:rsidR="00845F44" w:rsidRPr="00845F44" w:rsidRDefault="00845F44" w:rsidP="00DF6808">
      <w:pPr>
        <w:pStyle w:val="SC-Source"/>
        <w:ind w:left="720"/>
      </w:pPr>
      <w:r w:rsidRPr="00845F44">
        <w:t xml:space="preserve">1. </w:t>
      </w:r>
      <w:r w:rsidR="00B10A9F">
        <w:t>**</w:t>
      </w:r>
      <w:r w:rsidRPr="00845F44">
        <w:t>Kill chain step 1</w:t>
      </w:r>
      <w:r w:rsidR="00C033D7">
        <w:t>:</w:t>
      </w:r>
      <w:r w:rsidR="00B10A9F">
        <w:t>**</w:t>
      </w:r>
    </w:p>
    <w:p w14:paraId="762CCA4C" w14:textId="3657DDE9" w:rsidR="00845F44" w:rsidRPr="00845F44" w:rsidRDefault="00845F44" w:rsidP="00DF6808">
      <w:pPr>
        <w:pStyle w:val="SC-Source"/>
        <w:ind w:left="720"/>
      </w:pPr>
      <w:r w:rsidRPr="00845F44">
        <w:t xml:space="preserve">2. </w:t>
      </w:r>
      <w:r w:rsidR="00B10A9F">
        <w:t>**</w:t>
      </w:r>
      <w:r w:rsidRPr="00845F44">
        <w:t>Kill chain step 2</w:t>
      </w:r>
      <w:r w:rsidR="00C033D7">
        <w:t>:</w:t>
      </w:r>
      <w:r w:rsidR="00B10A9F">
        <w:t>**</w:t>
      </w:r>
    </w:p>
    <w:p w14:paraId="2F59B0E8" w14:textId="77777777" w:rsidR="00845F44" w:rsidRPr="00845F44" w:rsidRDefault="00845F44" w:rsidP="00DF6808">
      <w:pPr>
        <w:pStyle w:val="SC-Source"/>
        <w:ind w:left="720"/>
      </w:pPr>
      <w:r w:rsidRPr="00845F44">
        <w:t>3. …</w:t>
      </w:r>
    </w:p>
    <w:p w14:paraId="1EE49252" w14:textId="77777777" w:rsidR="00845F44" w:rsidRPr="00845F44" w:rsidRDefault="00845F44" w:rsidP="00DF6808">
      <w:pPr>
        <w:pStyle w:val="SC-Source"/>
        <w:ind w:left="720"/>
      </w:pPr>
    </w:p>
    <w:p w14:paraId="41CE05B1" w14:textId="01359ABB" w:rsidR="00845F44" w:rsidRPr="00845F44" w:rsidRDefault="00B10A9F" w:rsidP="00DF6808">
      <w:pPr>
        <w:pStyle w:val="SC-Source"/>
        <w:ind w:left="720"/>
      </w:pPr>
      <w:r>
        <w:t>#</w:t>
      </w:r>
      <w:r w:rsidR="00BF585B">
        <w:t xml:space="preserve"># </w:t>
      </w:r>
      <w:r w:rsidR="00845F44" w:rsidRPr="00845F44">
        <w:t>Mitigation Recommendations</w:t>
      </w:r>
    </w:p>
    <w:p w14:paraId="17BD3018" w14:textId="77777777" w:rsidR="00845F44" w:rsidRPr="00845F44" w:rsidRDefault="00845F44" w:rsidP="00DF6808">
      <w:pPr>
        <w:pStyle w:val="SC-Source"/>
        <w:ind w:left="720"/>
      </w:pPr>
    </w:p>
    <w:p w14:paraId="4FEAC58F" w14:textId="164BB97C" w:rsidR="00845F44" w:rsidRPr="00845F44" w:rsidRDefault="00991ADD" w:rsidP="00DF6808">
      <w:pPr>
        <w:pStyle w:val="SC-Source"/>
        <w:ind w:left="720"/>
      </w:pPr>
      <w:r>
        <w:t xml:space="preserve">- </w:t>
      </w:r>
      <w:r w:rsidR="005B6F99">
        <w:t>*</w:t>
      </w:r>
      <w:r w:rsidR="00845F44" w:rsidRPr="00845F44">
        <w:t>Mitigation recommendation 1</w:t>
      </w:r>
      <w:r w:rsidR="005B6F99">
        <w:t>*</w:t>
      </w:r>
    </w:p>
    <w:p w14:paraId="7CA9EBAB" w14:textId="32693862" w:rsidR="00845F44" w:rsidRDefault="00991ADD" w:rsidP="00DF6808">
      <w:pPr>
        <w:pStyle w:val="SC-Source"/>
        <w:ind w:left="720"/>
      </w:pPr>
      <w:r>
        <w:t xml:space="preserve">- </w:t>
      </w:r>
      <w:r w:rsidR="00C8641D">
        <w:t>*</w:t>
      </w:r>
      <w:r w:rsidR="00845F44" w:rsidRPr="00845F44">
        <w:t>Mitigaiton recommendation 2</w:t>
      </w:r>
      <w:r w:rsidR="00C8641D">
        <w:t>*</w:t>
      </w:r>
    </w:p>
    <w:p w14:paraId="50492BF2" w14:textId="45CF6E98" w:rsidR="00131586" w:rsidRDefault="0070010C" w:rsidP="0070010C">
      <w:pPr>
        <w:pStyle w:val="SC-Source"/>
        <w:ind w:left="720"/>
      </w:pPr>
      <w:r>
        <w:t>…</w:t>
      </w:r>
      <w:r w:rsidR="00F858CD">
        <w:br/>
      </w:r>
    </w:p>
    <w:p w14:paraId="43012EF8" w14:textId="7F6E94A3" w:rsidR="00545655" w:rsidRDefault="00545655" w:rsidP="002B1561">
      <w:pPr>
        <w:pStyle w:val="L-Numbers"/>
      </w:pPr>
      <w:r>
        <w:t>ChatGPT will generate a response that follows the specified template, providing a well-structured and consistent output.</w:t>
      </w:r>
    </w:p>
    <w:p w14:paraId="1F5E42C6" w14:textId="29609DD6" w:rsidR="00313CE9" w:rsidRDefault="00313CE9" w:rsidP="00AE259F">
      <w:pPr>
        <w:pStyle w:val="IMG-Caption"/>
      </w:pPr>
      <w:r w:rsidRPr="00AE259F">
        <w:rPr>
          <w:noProof/>
        </w:rPr>
        <w:drawing>
          <wp:inline distT="0" distB="0" distL="0" distR="0" wp14:anchorId="7A93EC00" wp14:editId="1A667014">
            <wp:extent cx="4547220" cy="3020141"/>
            <wp:effectExtent l="19050" t="19050" r="25400" b="279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34"/>
                    <a:srcRect b="13241"/>
                    <a:stretch/>
                  </pic:blipFill>
                  <pic:spPr bwMode="auto">
                    <a:xfrm>
                      <a:off x="0" y="0"/>
                      <a:ext cx="4554307" cy="30248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A6D983" w14:textId="6902FAA1" w:rsidR="004F3737" w:rsidRDefault="004F3737" w:rsidP="004F3737">
      <w:pPr>
        <w:pStyle w:val="IMG-Caption"/>
      </w:pPr>
      <w:r>
        <w:t>Figure 1.</w:t>
      </w:r>
      <w:del w:id="194" w:author="Aamir Ahmed" w:date="2023-04-21T13:24:00Z">
        <w:r w:rsidDel="000D513F">
          <w:delText xml:space="preserve">5.1 </w:delText>
        </w:r>
      </w:del>
      <w:ins w:id="195" w:author="Aamir Ahmed" w:date="2023-04-21T13:24:00Z">
        <w:r w:rsidR="000D513F">
          <w:t>1</w:t>
        </w:r>
      </w:ins>
      <w:ins w:id="196" w:author="Clint Bodungen" w:date="2023-04-24T17:12:00Z">
        <w:r w:rsidR="00AA08CA">
          <w:t>7</w:t>
        </w:r>
      </w:ins>
      <w:ins w:id="197" w:author="Aamir Ahmed" w:date="2023-04-21T13:24:00Z">
        <w:del w:id="198" w:author="Clint Bodungen" w:date="2023-04-24T17:12:00Z">
          <w:r w:rsidR="000D513F" w:rsidDel="00AA08CA">
            <w:delText>8</w:delText>
          </w:r>
        </w:del>
        <w:r w:rsidR="000D513F">
          <w:t xml:space="preserve"> </w:t>
        </w:r>
      </w:ins>
      <w:r>
        <w:t>– ChatGPT response with formatting (headings, bold font, lists)</w:t>
      </w:r>
    </w:p>
    <w:p w14:paraId="2DD52987" w14:textId="77777777" w:rsidR="004F3737" w:rsidRPr="004F3737" w:rsidRDefault="004F3737" w:rsidP="004F3737">
      <w:pPr>
        <w:rPr>
          <w:lang w:val="en"/>
        </w:rPr>
      </w:pPr>
    </w:p>
    <w:p w14:paraId="305859D5" w14:textId="044CEAEA" w:rsidR="002E0DDB" w:rsidRPr="002E0DDB" w:rsidRDefault="002E0DDB" w:rsidP="002E0DDB">
      <w:pPr>
        <w:pStyle w:val="IMG-Caption"/>
      </w:pPr>
      <w:r w:rsidRPr="002E0DDB">
        <w:rPr>
          <w:noProof/>
        </w:rPr>
        <w:drawing>
          <wp:inline distT="0" distB="0" distL="0" distR="0" wp14:anchorId="15DCD1F3" wp14:editId="50688F81">
            <wp:extent cx="4410240" cy="2065933"/>
            <wp:effectExtent l="19050" t="19050" r="9525" b="10795"/>
            <wp:docPr id="12" name="Picture 1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with medium confidence"/>
                    <pic:cNvPicPr/>
                  </pic:nvPicPr>
                  <pic:blipFill>
                    <a:blip r:embed="rId35"/>
                    <a:stretch>
                      <a:fillRect/>
                    </a:stretch>
                  </pic:blipFill>
                  <pic:spPr>
                    <a:xfrm>
                      <a:off x="0" y="0"/>
                      <a:ext cx="4420078" cy="2070542"/>
                    </a:xfrm>
                    <a:prstGeom prst="rect">
                      <a:avLst/>
                    </a:prstGeom>
                    <a:ln>
                      <a:solidFill>
                        <a:schemeClr val="tx1"/>
                      </a:solidFill>
                    </a:ln>
                  </pic:spPr>
                </pic:pic>
              </a:graphicData>
            </a:graphic>
          </wp:inline>
        </w:drawing>
      </w:r>
    </w:p>
    <w:p w14:paraId="1F73BF41" w14:textId="4AEDB4D4" w:rsidR="00545655" w:rsidRDefault="00545655" w:rsidP="002B1561">
      <w:pPr>
        <w:pStyle w:val="IMG-Caption"/>
      </w:pPr>
      <w:r>
        <w:t>Figure 1.</w:t>
      </w:r>
      <w:ins w:id="199" w:author="Aamir Ahmed" w:date="2023-04-21T13:25:00Z">
        <w:r w:rsidR="000D513F">
          <w:t>1</w:t>
        </w:r>
      </w:ins>
      <w:ins w:id="200" w:author="Clint Bodungen" w:date="2023-04-24T17:12:00Z">
        <w:r w:rsidR="00AA08CA">
          <w:t>8</w:t>
        </w:r>
      </w:ins>
      <w:ins w:id="201" w:author="Aamir Ahmed" w:date="2023-04-21T13:25:00Z">
        <w:del w:id="202" w:author="Clint Bodungen" w:date="2023-04-24T17:12:00Z">
          <w:r w:rsidR="000D513F" w:rsidDel="00AA08CA">
            <w:delText>9</w:delText>
          </w:r>
        </w:del>
      </w:ins>
      <w:del w:id="203" w:author="Aamir Ahmed" w:date="2023-04-21T13:25:00Z">
        <w:r w:rsidDel="000D513F">
          <w:delText>5.</w:delText>
        </w:r>
        <w:r w:rsidR="004F3737" w:rsidDel="000D513F">
          <w:delText>2</w:delText>
        </w:r>
      </w:del>
      <w:r>
        <w:t xml:space="preserve"> – ChatGPT response </w:t>
      </w:r>
      <w:r w:rsidR="0010046C">
        <w:t>with formatting (heading</w:t>
      </w:r>
      <w:r w:rsidR="004F3737">
        <w:t>, lists</w:t>
      </w:r>
      <w:r w:rsidR="009022B5">
        <w:t>, italicized text</w:t>
      </w:r>
      <w:r w:rsidR="004F3737">
        <w:t>)</w:t>
      </w:r>
    </w:p>
    <w:p w14:paraId="367CEE51" w14:textId="190F9E20" w:rsidR="00545655" w:rsidRDefault="00821925" w:rsidP="0057455A">
      <w:pPr>
        <w:pStyle w:val="L-Numbers"/>
      </w:pPr>
      <w:r w:rsidRPr="00821925">
        <w:t>This formatted text is now more structured and can be easily transferred to other documents through copying and pasting, while retaining its formatting.</w:t>
      </w:r>
    </w:p>
    <w:p w14:paraId="7494E012" w14:textId="66D2C1BF" w:rsidR="00FD38C9" w:rsidRDefault="00A20734" w:rsidP="00A20734">
      <w:pPr>
        <w:pStyle w:val="H2-Heading"/>
        <w:rPr>
          <w:lang w:val="en"/>
        </w:rPr>
      </w:pPr>
      <w:r>
        <w:rPr>
          <w:lang w:val="en"/>
        </w:rPr>
        <w:t>How it works…</w:t>
      </w:r>
    </w:p>
    <w:p w14:paraId="2213B2E6" w14:textId="17456957" w:rsidR="00A20734" w:rsidRDefault="00002908" w:rsidP="002E2C12">
      <w:pPr>
        <w:rPr>
          <w:lang w:val="en"/>
        </w:rPr>
      </w:pPr>
      <w:r w:rsidRPr="00002908">
        <w:rPr>
          <w:lang w:val="en"/>
        </w:rPr>
        <w:t>By providing a clear template for the output in your prompt, you guide ChatGPT to generate responses that adhere to the specified structure and formatting. This helps ensure that the generated content is consistent, well-organized, and suitable for use in reports, presentations, or other formal documents. The model will focus on generating content that matches the formatting and structure you've provided while still delivering the information you requested.</w:t>
      </w:r>
    </w:p>
    <w:p w14:paraId="2D495527" w14:textId="04C10331" w:rsidR="00D13CF5" w:rsidRDefault="00D13CF5" w:rsidP="002E2C12">
      <w:pPr>
        <w:rPr>
          <w:lang w:val="en"/>
        </w:rPr>
      </w:pPr>
      <w:r>
        <w:rPr>
          <w:lang w:val="en"/>
        </w:rPr>
        <w:t>The following conventions are used when formatting</w:t>
      </w:r>
      <w:r w:rsidR="007B5075">
        <w:rPr>
          <w:lang w:val="en"/>
        </w:rPr>
        <w:t xml:space="preserve"> ChatGPT output:</w:t>
      </w:r>
    </w:p>
    <w:p w14:paraId="4F5AA88D" w14:textId="31329F04" w:rsidR="007B5075" w:rsidRPr="007B5075" w:rsidRDefault="007B5075" w:rsidP="007B5075">
      <w:pPr>
        <w:pStyle w:val="L-Numbers"/>
        <w:numPr>
          <w:ilvl w:val="0"/>
          <w:numId w:val="9"/>
        </w:numPr>
      </w:pPr>
      <w:r w:rsidRPr="007B5075">
        <w:t xml:space="preserve">To create a main </w:t>
      </w:r>
      <w:r w:rsidRPr="004E1D6D">
        <w:rPr>
          <w:rStyle w:val="P-Bold"/>
        </w:rPr>
        <w:t>heading</w:t>
      </w:r>
      <w:r w:rsidRPr="007B5075">
        <w:t>, use a single pound sign (</w:t>
      </w:r>
      <w:r w:rsidRPr="0026530B">
        <w:rPr>
          <w:rStyle w:val="P-Bold"/>
        </w:rPr>
        <w:t>#</w:t>
      </w:r>
      <w:r w:rsidRPr="007B5075">
        <w:t>) followed by a space and the text of the heading. In this case, the main heading is "</w:t>
      </w:r>
      <w:r w:rsidRPr="00EE6726">
        <w:rPr>
          <w:rStyle w:val="P-Italics"/>
        </w:rPr>
        <w:t>Threat Report</w:t>
      </w:r>
      <w:r w:rsidRPr="007B5075">
        <w:t>".</w:t>
      </w:r>
    </w:p>
    <w:p w14:paraId="19578686" w14:textId="62F27012" w:rsidR="007B5075" w:rsidRDefault="007B5075" w:rsidP="007B5075">
      <w:pPr>
        <w:pStyle w:val="L-Numbers"/>
        <w:rPr>
          <w:ins w:id="204" w:author="Clint Bodungen" w:date="2023-05-07T09:32:00Z"/>
        </w:rPr>
      </w:pPr>
      <w:r w:rsidRPr="007B5075">
        <w:t xml:space="preserve">To create a </w:t>
      </w:r>
      <w:r w:rsidRPr="004E1D6D">
        <w:rPr>
          <w:rStyle w:val="P-Bold"/>
        </w:rPr>
        <w:t>subheading</w:t>
      </w:r>
      <w:r w:rsidRPr="007B5075">
        <w:t>, use two pound signs (</w:t>
      </w:r>
      <w:r w:rsidRPr="00D64F5F">
        <w:rPr>
          <w:rStyle w:val="P-Bold"/>
        </w:rPr>
        <w:t>##</w:t>
      </w:r>
      <w:r w:rsidRPr="007B5075">
        <w:t>) followed by a space and the text of the subheading. In this case, the subheadings are "</w:t>
      </w:r>
      <w:r w:rsidRPr="005A3063">
        <w:rPr>
          <w:rStyle w:val="P-Italics"/>
        </w:rPr>
        <w:t>Overview</w:t>
      </w:r>
      <w:r w:rsidRPr="007B5075">
        <w:t>", "</w:t>
      </w:r>
      <w:r w:rsidRPr="005A3063">
        <w:rPr>
          <w:rStyle w:val="P-Italics"/>
        </w:rPr>
        <w:t>Cyber Kill Chain Analysis</w:t>
      </w:r>
      <w:r w:rsidRPr="007B5075">
        <w:t>", and "</w:t>
      </w:r>
      <w:r w:rsidRPr="005A3063">
        <w:rPr>
          <w:rStyle w:val="P-Italics"/>
        </w:rPr>
        <w:t>Mitigation Recommendations</w:t>
      </w:r>
      <w:r w:rsidRPr="007B5075">
        <w:t>".</w:t>
      </w:r>
      <w:r w:rsidR="00D64F5F">
        <w:t xml:space="preserve"> You can continue to create additional subheading levels by </w:t>
      </w:r>
      <w:r w:rsidR="00003C17">
        <w:t>increasing the number of</w:t>
      </w:r>
      <w:r w:rsidR="00D64F5F">
        <w:t xml:space="preserve"> </w:t>
      </w:r>
      <w:r w:rsidR="00003C17">
        <w:t>pound signs.</w:t>
      </w:r>
    </w:p>
    <w:p w14:paraId="59DF3AB9" w14:textId="76352F30" w:rsidR="00976DB2" w:rsidRDefault="00976DB2" w:rsidP="00976DB2">
      <w:pPr>
        <w:pStyle w:val="P-CalloutHeading"/>
        <w:rPr>
          <w:ins w:id="205" w:author="Clint Bodungen" w:date="2023-05-07T09:32:00Z"/>
        </w:rPr>
      </w:pPr>
      <w:ins w:id="206" w:author="Clint Bodungen" w:date="2023-05-07T09:32:00Z">
        <w:r>
          <w:t>Note</w:t>
        </w:r>
      </w:ins>
    </w:p>
    <w:p w14:paraId="554A34CC" w14:textId="2D6BE8C4" w:rsidR="00976DB2" w:rsidRPr="00AF6703" w:rsidRDefault="00976DB2" w:rsidP="00976DB2">
      <w:pPr>
        <w:pStyle w:val="P-Callout"/>
        <w:pPrChange w:id="207" w:author="Clint Bodungen" w:date="2023-05-07T09:32:00Z">
          <w:pPr>
            <w:pStyle w:val="L-Numbers"/>
          </w:pPr>
        </w:pPrChange>
      </w:pPr>
      <w:ins w:id="208" w:author="Clint Bodungen" w:date="2023-05-07T09:32:00Z">
        <w:r>
          <w:lastRenderedPageBreak/>
          <w:t xml:space="preserve">You can also instruct ChatGPT to </w:t>
        </w:r>
        <w:r w:rsidR="00FA2056">
          <w:t xml:space="preserve">create a heading by appending </w:t>
        </w:r>
      </w:ins>
      <w:ins w:id="209" w:author="Clint Bodungen" w:date="2023-05-07T09:33:00Z">
        <w:r w:rsidR="00FA2056">
          <w:t xml:space="preserve">the desired text with </w:t>
        </w:r>
        <w:r w:rsidR="00AF6703" w:rsidRPr="007D656C">
          <w:rPr>
            <w:rStyle w:val="P-Code"/>
            <w:rPrChange w:id="210" w:author="Clint Bodungen" w:date="2023-05-07T09:34:00Z">
              <w:rPr/>
            </w:rPrChange>
          </w:rPr>
          <w:t>Heading 1</w:t>
        </w:r>
        <w:r w:rsidR="00AF6703" w:rsidRPr="00AF6703">
          <w:t xml:space="preserve">, </w:t>
        </w:r>
        <w:r w:rsidR="00AF6703" w:rsidRPr="007D656C">
          <w:rPr>
            <w:rStyle w:val="P-Code"/>
            <w:rPrChange w:id="211" w:author="Clint Bodungen" w:date="2023-05-07T09:34:00Z">
              <w:rPr/>
            </w:rPrChange>
          </w:rPr>
          <w:t>Heading 2</w:t>
        </w:r>
        <w:r w:rsidR="00AF6703" w:rsidRPr="00AF6703">
          <w:t>, etc.</w:t>
        </w:r>
      </w:ins>
    </w:p>
    <w:p w14:paraId="55E39991" w14:textId="68B461E0" w:rsidR="007B5075" w:rsidRPr="007B5075" w:rsidRDefault="007B5075" w:rsidP="007B5075">
      <w:pPr>
        <w:pStyle w:val="L-Numbers"/>
      </w:pPr>
      <w:r w:rsidRPr="007B5075">
        <w:t xml:space="preserve">To create </w:t>
      </w:r>
      <w:r w:rsidRPr="004E1D6D">
        <w:rPr>
          <w:rStyle w:val="P-Bold"/>
        </w:rPr>
        <w:t>bullet points</w:t>
      </w:r>
      <w:r w:rsidRPr="007B5075">
        <w:t>, use a hyphen (</w:t>
      </w:r>
      <w:r w:rsidRPr="001F3B18">
        <w:rPr>
          <w:rStyle w:val="P-Bold"/>
        </w:rPr>
        <w:t>-</w:t>
      </w:r>
      <w:r w:rsidRPr="007B5075">
        <w:t>) or asterisk (</w:t>
      </w:r>
      <w:r w:rsidRPr="001F3B18">
        <w:rPr>
          <w:rStyle w:val="P-Bold"/>
        </w:rPr>
        <w:t>*</w:t>
      </w:r>
      <w:r w:rsidRPr="007B5075">
        <w:t>) followed by a space and the text of the bullet point. In this case, the bullet points are used in the "</w:t>
      </w:r>
      <w:r w:rsidRPr="001F3B18">
        <w:rPr>
          <w:rStyle w:val="P-Italics"/>
        </w:rPr>
        <w:t>Overview</w:t>
      </w:r>
      <w:r w:rsidRPr="007B5075">
        <w:t>" section to indicate the threat name, date of occurrence, industries affected, and impact.</w:t>
      </w:r>
    </w:p>
    <w:p w14:paraId="30BD0412" w14:textId="765F4807" w:rsidR="006543B9" w:rsidRDefault="00C03D39" w:rsidP="007B5075">
      <w:pPr>
        <w:pStyle w:val="L-Numbers"/>
      </w:pPr>
      <w:r>
        <w:t xml:space="preserve">To create </w:t>
      </w:r>
      <w:r w:rsidRPr="00DF18BB">
        <w:rPr>
          <w:rStyle w:val="P-Bold"/>
        </w:rPr>
        <w:t>b</w:t>
      </w:r>
      <w:r w:rsidR="006543B9" w:rsidRPr="00DF18BB">
        <w:rPr>
          <w:rStyle w:val="P-Bold"/>
        </w:rPr>
        <w:t>old text</w:t>
      </w:r>
      <w:r>
        <w:t>, u</w:t>
      </w:r>
      <w:r w:rsidR="006543B9" w:rsidRPr="006543B9">
        <w:t>se two asterisks (</w:t>
      </w:r>
      <w:r w:rsidR="00DF18BB" w:rsidRPr="00DF18BB">
        <w:rPr>
          <w:rStyle w:val="P-Bold"/>
        </w:rPr>
        <w:t>*</w:t>
      </w:r>
      <w:r w:rsidR="006543B9" w:rsidRPr="00DF18BB">
        <w:rPr>
          <w:rStyle w:val="P-Bold"/>
        </w:rPr>
        <w:t>*</w:t>
      </w:r>
      <w:r w:rsidR="006543B9" w:rsidRPr="006543B9">
        <w:t>) or underscores (</w:t>
      </w:r>
      <w:r w:rsidR="00DF18BB" w:rsidRPr="00DF18BB">
        <w:rPr>
          <w:rStyle w:val="P-Bold"/>
        </w:rPr>
        <w:t>_</w:t>
      </w:r>
      <w:r w:rsidR="006543B9" w:rsidRPr="00DF18BB">
        <w:rPr>
          <w:rStyle w:val="P-Bold"/>
        </w:rPr>
        <w:t>_</w:t>
      </w:r>
      <w:r w:rsidR="006543B9" w:rsidRPr="006543B9">
        <w:t>) to surround the text you want to bold</w:t>
      </w:r>
      <w:r>
        <w:t xml:space="preserve">. In this case, </w:t>
      </w:r>
      <w:r w:rsidR="00DF18BB">
        <w:t>each of the bullets and numbered lists keywords were bolded.</w:t>
      </w:r>
    </w:p>
    <w:p w14:paraId="38DA4CE8" w14:textId="627800A1" w:rsidR="007B5075" w:rsidRPr="007B5075" w:rsidRDefault="007B5075" w:rsidP="007B5075">
      <w:pPr>
        <w:pStyle w:val="L-Numbers"/>
      </w:pPr>
      <w:r w:rsidRPr="007B5075">
        <w:t xml:space="preserve">To </w:t>
      </w:r>
      <w:r w:rsidRPr="004E1D6D">
        <w:rPr>
          <w:rStyle w:val="P-Bold"/>
        </w:rPr>
        <w:t>italicize text</w:t>
      </w:r>
      <w:r w:rsidRPr="007B5075">
        <w:t>, use a pair of asterisks (</w:t>
      </w:r>
      <w:r w:rsidRPr="00DF18BB">
        <w:rPr>
          <w:rStyle w:val="P-Bold"/>
        </w:rPr>
        <w:t>*</w:t>
      </w:r>
      <w:r w:rsidRPr="007B5075">
        <w:t>) or underscores (</w:t>
      </w:r>
      <w:r w:rsidRPr="00DF18BB">
        <w:rPr>
          <w:rStyle w:val="P-Bold"/>
        </w:rPr>
        <w:t>_</w:t>
      </w:r>
      <w:r w:rsidRPr="007B5075">
        <w:t>) to surround the text you want to italicize. In this case, the second kill chain step is italicized using a pair of underscores.</w:t>
      </w:r>
      <w:r w:rsidR="006E176B">
        <w:t xml:space="preserve"> In this case</w:t>
      </w:r>
      <w:r w:rsidR="000526A6">
        <w:t xml:space="preserve"> italicized text is used for the </w:t>
      </w:r>
      <w:r w:rsidR="001B1048" w:rsidRPr="001B1048">
        <w:rPr>
          <w:rStyle w:val="P-Italics"/>
        </w:rPr>
        <w:t>mitigations recommendations bullets</w:t>
      </w:r>
      <w:r w:rsidR="001B1048">
        <w:t>.</w:t>
      </w:r>
    </w:p>
    <w:p w14:paraId="615C7FA1" w14:textId="29C54489" w:rsidR="007B5075" w:rsidRDefault="007B5075" w:rsidP="007B5075">
      <w:pPr>
        <w:pStyle w:val="L-Numbers"/>
      </w:pPr>
      <w:r w:rsidRPr="007B5075">
        <w:t xml:space="preserve">To create a </w:t>
      </w:r>
      <w:r w:rsidRPr="004E1D6D">
        <w:rPr>
          <w:rStyle w:val="P-Bold"/>
        </w:rPr>
        <w:t>numbered list</w:t>
      </w:r>
      <w:r w:rsidRPr="007B5075">
        <w:t xml:space="preserve">, use a number followed by a period and a space, followed by the text of the list item. In this case, the </w:t>
      </w:r>
      <w:r w:rsidRPr="001B1048">
        <w:rPr>
          <w:rStyle w:val="P-Italics"/>
        </w:rPr>
        <w:t>Cyber Kill Chain Analysis section</w:t>
      </w:r>
      <w:r w:rsidRPr="007B5075">
        <w:t xml:space="preserve"> is a numbered list.</w:t>
      </w:r>
    </w:p>
    <w:p w14:paraId="68381E23" w14:textId="6D417789" w:rsidR="00A20734" w:rsidRDefault="00A20734" w:rsidP="00A20734">
      <w:pPr>
        <w:pStyle w:val="H2-Heading"/>
        <w:rPr>
          <w:lang w:val="en"/>
        </w:rPr>
      </w:pPr>
      <w:r>
        <w:rPr>
          <w:lang w:val="en"/>
        </w:rPr>
        <w:t>There’s more…</w:t>
      </w:r>
    </w:p>
    <w:p w14:paraId="5B87F23A" w14:textId="11BED013" w:rsidR="009C15FF" w:rsidRDefault="00B87AEA" w:rsidP="009C15FF">
      <w:pPr>
        <w:rPr>
          <w:lang w:val="en"/>
        </w:rPr>
      </w:pPr>
      <w:r>
        <w:rPr>
          <w:lang w:val="en"/>
        </w:rPr>
        <w:t>C</w:t>
      </w:r>
      <w:r w:rsidR="009C15FF" w:rsidRPr="009C15FF">
        <w:rPr>
          <w:lang w:val="en"/>
        </w:rPr>
        <w:t>ombining templates with other techniques, such as roles, can further enhance the quality and relevance of the generated content. By applying both templates and roles, you can create output that is not only well-structured and consistent but also tailored to specific expert perspectives.</w:t>
      </w:r>
    </w:p>
    <w:p w14:paraId="7BAE8244" w14:textId="52F107BF" w:rsidR="007E7C0B" w:rsidRDefault="007E7C0B" w:rsidP="007E7C0B">
      <w:pPr>
        <w:rPr>
          <w:lang w:val="en"/>
        </w:rPr>
      </w:pPr>
      <w:r w:rsidRPr="009C15FF">
        <w:rPr>
          <w:lang w:val="en"/>
        </w:rPr>
        <w:t xml:space="preserve">As you become more comfortable using templates in your prompts, you can experiment with different formats, structures, and scenarios to obtain the desired output for your cybersecurity tasks. For example, </w:t>
      </w:r>
      <w:r w:rsidR="00993159">
        <w:rPr>
          <w:lang w:val="en"/>
        </w:rPr>
        <w:t xml:space="preserve">in addition to text formatting, </w:t>
      </w:r>
      <w:r w:rsidRPr="009C15FF">
        <w:rPr>
          <w:lang w:val="en"/>
        </w:rPr>
        <w:t xml:space="preserve">you can </w:t>
      </w:r>
      <w:r w:rsidR="00993159">
        <w:rPr>
          <w:lang w:val="en"/>
        </w:rPr>
        <w:t xml:space="preserve">also </w:t>
      </w:r>
      <w:r w:rsidRPr="009C15FF">
        <w:rPr>
          <w:lang w:val="en"/>
        </w:rPr>
        <w:t>use tables</w:t>
      </w:r>
      <w:r w:rsidR="0004679C">
        <w:rPr>
          <w:lang w:val="en"/>
        </w:rPr>
        <w:t xml:space="preserve"> </w:t>
      </w:r>
      <w:r w:rsidRPr="009C15FF">
        <w:rPr>
          <w:lang w:val="en"/>
        </w:rPr>
        <w:t>to organize the generated content</w:t>
      </w:r>
      <w:r w:rsidR="0004679C">
        <w:rPr>
          <w:lang w:val="en"/>
        </w:rPr>
        <w:t xml:space="preserve"> even further</w:t>
      </w:r>
      <w:r w:rsidR="0043235D">
        <w:rPr>
          <w:lang w:val="en"/>
        </w:rPr>
        <w:t>, which is what we will cover in the next recipe</w:t>
      </w:r>
      <w:r w:rsidRPr="009C15FF">
        <w:rPr>
          <w:lang w:val="en"/>
        </w:rPr>
        <w:t>.</w:t>
      </w:r>
    </w:p>
    <w:p w14:paraId="53D70A2F" w14:textId="4B96C0C4" w:rsidR="007E7C0B" w:rsidRDefault="002F1811" w:rsidP="002F1811">
      <w:pPr>
        <w:pStyle w:val="H1-Section"/>
      </w:pPr>
      <w:r w:rsidRPr="002F1811">
        <w:t xml:space="preserve">Formatting </w:t>
      </w:r>
      <w:r w:rsidR="009037E6">
        <w:t>O</w:t>
      </w:r>
      <w:r w:rsidRPr="002F1811">
        <w:t xml:space="preserve">utput as a </w:t>
      </w:r>
      <w:r w:rsidR="009037E6">
        <w:t>T</w:t>
      </w:r>
      <w:r w:rsidRPr="002F1811">
        <w:t>able</w:t>
      </w:r>
      <w:r w:rsidR="00B86ADB">
        <w:t xml:space="preserve"> (Application:</w:t>
      </w:r>
      <w:r w:rsidR="0038246C">
        <w:t xml:space="preserve"> Security Controls Table)</w:t>
      </w:r>
    </w:p>
    <w:p w14:paraId="0FC0AAFC" w14:textId="20AA16D9" w:rsidR="002F1811" w:rsidRDefault="00314783" w:rsidP="002F1811">
      <w:pPr>
        <w:pStyle w:val="P-Regular"/>
      </w:pPr>
      <w:r w:rsidRPr="00314783">
        <w:t xml:space="preserve">In this recipe, we will demonstrate how to create prompts that guide ChatGPT to generate output in table format. Tables can be an effective way to organize and present information </w:t>
      </w:r>
      <w:r w:rsidRPr="00314783">
        <w:lastRenderedPageBreak/>
        <w:t>in a structured and easy-to-read manner. In this example, we will create a security controls comparison table.</w:t>
      </w:r>
    </w:p>
    <w:p w14:paraId="58E2E223" w14:textId="7990AED6" w:rsidR="00314783" w:rsidRDefault="0027196C" w:rsidP="0027196C">
      <w:pPr>
        <w:pStyle w:val="H2-Heading"/>
      </w:pPr>
      <w:r>
        <w:t>Getting Ready</w:t>
      </w:r>
    </w:p>
    <w:p w14:paraId="3C92C9C9" w14:textId="2A71DC27" w:rsidR="0027196C" w:rsidRDefault="00497ABA" w:rsidP="002F1811">
      <w:pPr>
        <w:pStyle w:val="P-Regular"/>
      </w:pPr>
      <w:r w:rsidRPr="00497ABA">
        <w:t>Ensure you have access to the ChatGPT interface by logging in to your OpenAI account.</w:t>
      </w:r>
    </w:p>
    <w:p w14:paraId="3ABA0B11" w14:textId="1C9988CA" w:rsidR="00497ABA" w:rsidRDefault="00497ABA" w:rsidP="00497ABA">
      <w:pPr>
        <w:pStyle w:val="H2-Heading"/>
        <w:rPr>
          <w:ins w:id="212" w:author="Aamir Ahmed" w:date="2023-04-21T13:25:00Z"/>
        </w:rPr>
      </w:pPr>
      <w:r>
        <w:t>How to do it…</w:t>
      </w:r>
    </w:p>
    <w:p w14:paraId="634D4696" w14:textId="1170070E" w:rsidR="001668B0" w:rsidRPr="001668B0" w:rsidRDefault="001668B0">
      <w:pPr>
        <w:pPrChange w:id="213" w:author="Aamir Ahmed" w:date="2023-04-21T13:25:00Z">
          <w:pPr>
            <w:pStyle w:val="H2-Heading"/>
          </w:pPr>
        </w:pPrChange>
      </w:pPr>
      <w:commentRangeStart w:id="214"/>
      <w:commentRangeStart w:id="215"/>
      <w:ins w:id="216" w:author="Aamir Ahmed" w:date="2023-04-21T13:25:00Z">
        <w:del w:id="217" w:author="Clint Bodungen" w:date="2023-04-24T16:39:00Z">
          <w:r w:rsidDel="00C65FB5">
            <w:delText>___</w:delText>
          </w:r>
        </w:del>
      </w:ins>
      <w:ins w:id="218" w:author="Clint Bodungen" w:date="2023-04-24T16:39:00Z">
        <w:r w:rsidR="00C65FB5" w:rsidRPr="00C65FB5">
          <w:t>This example will demonstrate how to create a security controls comparison table. Let's dive into the steps to achieve this:</w:t>
        </w:r>
      </w:ins>
      <w:ins w:id="219" w:author="Aamir Ahmed" w:date="2023-04-21T13:25:00Z">
        <w:del w:id="220" w:author="Clint Bodungen" w:date="2023-04-24T16:39:00Z">
          <w:r w:rsidDel="00C65FB5">
            <w:delText>___</w:delText>
          </w:r>
        </w:del>
        <w:commentRangeEnd w:id="214"/>
        <w:r>
          <w:rPr>
            <w:rStyle w:val="CommentReference"/>
          </w:rPr>
          <w:commentReference w:id="214"/>
        </w:r>
      </w:ins>
      <w:commentRangeEnd w:id="215"/>
      <w:r w:rsidR="00C65FB5">
        <w:rPr>
          <w:rStyle w:val="CommentReference"/>
        </w:rPr>
        <w:commentReference w:id="215"/>
      </w:r>
    </w:p>
    <w:p w14:paraId="70BADD8C" w14:textId="77777777" w:rsidR="00D0215B" w:rsidRDefault="00D0215B" w:rsidP="00D0215B">
      <w:pPr>
        <w:pStyle w:val="L-Numbers"/>
        <w:numPr>
          <w:ilvl w:val="0"/>
          <w:numId w:val="10"/>
        </w:numPr>
      </w:pPr>
      <w:r>
        <w:t>Craft your prompt by specifying the table format and the information you want to include. For this example, we will generate a table comparing different security controls:</w:t>
      </w:r>
    </w:p>
    <w:p w14:paraId="5D75A0F4" w14:textId="0E6AE93E" w:rsidR="00D0215B" w:rsidRDefault="00D0215B" w:rsidP="00DB4227">
      <w:pPr>
        <w:pStyle w:val="SC-Source"/>
        <w:ind w:left="720"/>
      </w:pPr>
      <w:r>
        <w:t>Create a table comparing five different security controls. The table should have the following columns: Control Name, Description, Implementation Cost, Maintenance Cost, Effectiveness, and Ease of Implementation.</w:t>
      </w:r>
    </w:p>
    <w:p w14:paraId="04AC9858" w14:textId="77777777" w:rsidR="00D0215B" w:rsidRDefault="00D0215B" w:rsidP="00DB4227">
      <w:pPr>
        <w:pStyle w:val="L-Numbers"/>
      </w:pPr>
      <w:r>
        <w:t>ChatGPT will generate a response containing a table with the specified columns and populated with relevant information.</w:t>
      </w:r>
    </w:p>
    <w:p w14:paraId="5A867C22" w14:textId="61FE5631" w:rsidR="00DB4227" w:rsidRDefault="002714B1" w:rsidP="002714B1">
      <w:pPr>
        <w:pStyle w:val="IMG-Caption"/>
      </w:pPr>
      <w:r w:rsidRPr="002714B1">
        <w:rPr>
          <w:noProof/>
        </w:rPr>
        <w:lastRenderedPageBreak/>
        <w:drawing>
          <wp:inline distT="0" distB="0" distL="0" distR="0" wp14:anchorId="753D740F" wp14:editId="0D971BF5">
            <wp:extent cx="4875599" cy="4510666"/>
            <wp:effectExtent l="19050" t="19050" r="20320" b="2349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6"/>
                    <a:stretch>
                      <a:fillRect/>
                    </a:stretch>
                  </pic:blipFill>
                  <pic:spPr>
                    <a:xfrm>
                      <a:off x="0" y="0"/>
                      <a:ext cx="4877340" cy="4512277"/>
                    </a:xfrm>
                    <a:prstGeom prst="rect">
                      <a:avLst/>
                    </a:prstGeom>
                    <a:ln>
                      <a:solidFill>
                        <a:schemeClr val="tx1"/>
                      </a:solidFill>
                    </a:ln>
                  </pic:spPr>
                </pic:pic>
              </a:graphicData>
            </a:graphic>
          </wp:inline>
        </w:drawing>
      </w:r>
    </w:p>
    <w:p w14:paraId="6C5D2A6E" w14:textId="6FC44A3F" w:rsidR="00D0215B" w:rsidDel="001668B0" w:rsidRDefault="00D0215B" w:rsidP="00DB4227">
      <w:pPr>
        <w:pStyle w:val="IMG-Caption"/>
        <w:rPr>
          <w:del w:id="221" w:author="Aamir Ahmed" w:date="2023-04-21T13:26:00Z"/>
        </w:rPr>
      </w:pPr>
      <w:r>
        <w:t>Figure 1.</w:t>
      </w:r>
      <w:ins w:id="222" w:author="Clint Bodungen" w:date="2023-04-24T17:13:00Z">
        <w:r w:rsidR="00AA08CA">
          <w:t>19</w:t>
        </w:r>
      </w:ins>
      <w:ins w:id="223" w:author="Aamir Ahmed" w:date="2023-04-21T13:26:00Z">
        <w:del w:id="224" w:author="Clint Bodungen" w:date="2023-04-24T17:13:00Z">
          <w:r w:rsidR="001668B0" w:rsidDel="00AA08CA">
            <w:delText>2</w:delText>
          </w:r>
        </w:del>
      </w:ins>
      <w:ins w:id="225" w:author="Aamir Ahmed" w:date="2023-04-21T13:27:00Z">
        <w:del w:id="226" w:author="Clint Bodungen" w:date="2023-04-24T17:13:00Z">
          <w:r w:rsidR="001668B0" w:rsidDel="00AA08CA">
            <w:delText>0</w:delText>
          </w:r>
        </w:del>
      </w:ins>
      <w:del w:id="227" w:author="Aamir Ahmed" w:date="2023-04-21T13:26:00Z">
        <w:r w:rsidDel="001668B0">
          <w:delText>6.1</w:delText>
        </w:r>
      </w:del>
      <w:r>
        <w:t xml:space="preserve"> – </w:t>
      </w:r>
      <w:r w:rsidR="002714B1">
        <w:t xml:space="preserve">Snippet of a </w:t>
      </w:r>
      <w:r>
        <w:t>ChatGPT response with a table</w:t>
      </w:r>
    </w:p>
    <w:p w14:paraId="4D319C38" w14:textId="77777777" w:rsidR="00D0215B" w:rsidRDefault="00D0215B">
      <w:pPr>
        <w:pStyle w:val="IMG-Caption"/>
        <w:pPrChange w:id="228" w:author="Aamir Ahmed" w:date="2023-04-21T13:26:00Z">
          <w:pPr>
            <w:pStyle w:val="P-Regular"/>
          </w:pPr>
        </w:pPrChange>
      </w:pPr>
    </w:p>
    <w:p w14:paraId="23D223F6" w14:textId="49146F9A" w:rsidR="00497ABA" w:rsidRDefault="00D0215B" w:rsidP="0015759A">
      <w:pPr>
        <w:pStyle w:val="L-Numbers"/>
      </w:pPr>
      <w:r>
        <w:t xml:space="preserve">You can </w:t>
      </w:r>
      <w:r w:rsidR="006F45FA">
        <w:t xml:space="preserve">now easily </w:t>
      </w:r>
      <w:r>
        <w:t xml:space="preserve">copy and paste the generated table </w:t>
      </w:r>
      <w:r w:rsidR="006F45FA">
        <w:t xml:space="preserve">directly </w:t>
      </w:r>
      <w:r>
        <w:t>into a document or spreadsheet, where it can be further formatted and refined.</w:t>
      </w:r>
    </w:p>
    <w:p w14:paraId="317E5D50" w14:textId="15638297" w:rsidR="0015759A" w:rsidRDefault="004D74F4" w:rsidP="004D74F4">
      <w:pPr>
        <w:pStyle w:val="IMG-Caption"/>
      </w:pPr>
      <w:r w:rsidRPr="004D74F4">
        <w:rPr>
          <w:noProof/>
        </w:rPr>
        <w:lastRenderedPageBreak/>
        <w:drawing>
          <wp:inline distT="0" distB="0" distL="0" distR="0" wp14:anchorId="25958677" wp14:editId="3C0D5C70">
            <wp:extent cx="5251450" cy="3455670"/>
            <wp:effectExtent l="19050" t="19050" r="25400" b="1143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7"/>
                    <a:stretch>
                      <a:fillRect/>
                    </a:stretch>
                  </pic:blipFill>
                  <pic:spPr>
                    <a:xfrm>
                      <a:off x="0" y="0"/>
                      <a:ext cx="5251450" cy="3455670"/>
                    </a:xfrm>
                    <a:prstGeom prst="rect">
                      <a:avLst/>
                    </a:prstGeom>
                    <a:ln>
                      <a:solidFill>
                        <a:schemeClr val="tx1"/>
                      </a:solidFill>
                    </a:ln>
                  </pic:spPr>
                </pic:pic>
              </a:graphicData>
            </a:graphic>
          </wp:inline>
        </w:drawing>
      </w:r>
    </w:p>
    <w:p w14:paraId="1A3CE89C" w14:textId="5096B58B" w:rsidR="004D74F4" w:rsidRDefault="004D74F4" w:rsidP="004D74F4">
      <w:pPr>
        <w:pStyle w:val="IMG-Caption"/>
      </w:pPr>
      <w:r>
        <w:t>Figure 1.</w:t>
      </w:r>
      <w:ins w:id="229" w:author="Aamir Ahmed" w:date="2023-04-21T13:27:00Z">
        <w:r w:rsidR="001668B0">
          <w:t>2</w:t>
        </w:r>
      </w:ins>
      <w:ins w:id="230" w:author="Clint Bodungen" w:date="2023-04-24T17:13:00Z">
        <w:r w:rsidR="00AA08CA">
          <w:t>0</w:t>
        </w:r>
      </w:ins>
      <w:ins w:id="231" w:author="Aamir Ahmed" w:date="2023-04-21T13:27:00Z">
        <w:del w:id="232" w:author="Clint Bodungen" w:date="2023-04-24T17:13:00Z">
          <w:r w:rsidR="001668B0" w:rsidDel="00AA08CA">
            <w:delText>1</w:delText>
          </w:r>
        </w:del>
      </w:ins>
      <w:del w:id="233" w:author="Aamir Ahmed" w:date="2023-04-21T13:27:00Z">
        <w:r w:rsidDel="001668B0">
          <w:delText>6.2</w:delText>
        </w:r>
      </w:del>
      <w:r>
        <w:t xml:space="preserve"> – ChatGPT response </w:t>
      </w:r>
      <w:r w:rsidR="00962872">
        <w:t>copy/paste directly into a spreadsheet</w:t>
      </w:r>
    </w:p>
    <w:p w14:paraId="42DE19C3" w14:textId="77777777" w:rsidR="001F1380" w:rsidRPr="001F1380" w:rsidRDefault="001F1380" w:rsidP="001F1380">
      <w:pPr>
        <w:pStyle w:val="H2-Heading"/>
        <w:rPr>
          <w:lang w:val="en"/>
        </w:rPr>
      </w:pPr>
      <w:r w:rsidRPr="001F1380">
        <w:rPr>
          <w:lang w:val="en"/>
        </w:rPr>
        <w:t>How it works…</w:t>
      </w:r>
    </w:p>
    <w:p w14:paraId="5753F6FF" w14:textId="6FD0316F" w:rsidR="001F1380" w:rsidRPr="001F1380" w:rsidRDefault="001F1380" w:rsidP="001F1380">
      <w:pPr>
        <w:rPr>
          <w:lang w:val="en"/>
        </w:rPr>
      </w:pPr>
      <w:r w:rsidRPr="001F1380">
        <w:rPr>
          <w:lang w:val="en"/>
        </w:rPr>
        <w:t>By specifying the table format and required information in your prompt, you guide ChatGPT to generate content in a structured, tabular manner. The model will focus on generating content that matches the specified format and populating the table with the requested information.</w:t>
      </w:r>
      <w:r w:rsidR="00291FAA">
        <w:rPr>
          <w:lang w:val="en"/>
        </w:rPr>
        <w:t xml:space="preserve"> The ChatGPT interface automatically understands how to provide table formatting using markdown language</w:t>
      </w:r>
      <w:r w:rsidR="00C80B8A">
        <w:rPr>
          <w:lang w:val="en"/>
        </w:rPr>
        <w:t>, which is then interpreted by the browser.</w:t>
      </w:r>
    </w:p>
    <w:p w14:paraId="27FDB6D9" w14:textId="77777777" w:rsidR="001F1380" w:rsidRPr="001F1380" w:rsidRDefault="001F1380" w:rsidP="001F1380">
      <w:pPr>
        <w:rPr>
          <w:lang w:val="en"/>
        </w:rPr>
      </w:pPr>
      <w:r w:rsidRPr="001F1380">
        <w:rPr>
          <w:lang w:val="en"/>
        </w:rPr>
        <w:t>In this example, we asked ChatGPT to create a table comparing five different security controls with columns for Control Name, Description, Implementation Cost, Maintenance Cost, Effectiveness, and Ease of Implementation. The resulting table provides an organized and easy-to-understand overview of the different security controls.</w:t>
      </w:r>
    </w:p>
    <w:p w14:paraId="3453193D" w14:textId="77777777" w:rsidR="001F1380" w:rsidRPr="001F1380" w:rsidRDefault="001F1380" w:rsidP="00C80B8A">
      <w:pPr>
        <w:pStyle w:val="H2-Heading"/>
        <w:rPr>
          <w:lang w:val="en"/>
        </w:rPr>
      </w:pPr>
      <w:r w:rsidRPr="001F1380">
        <w:rPr>
          <w:lang w:val="en"/>
        </w:rPr>
        <w:t>There's more…</w:t>
      </w:r>
    </w:p>
    <w:p w14:paraId="488EF9E9" w14:textId="77777777" w:rsidR="001F1380" w:rsidRPr="001F1380" w:rsidRDefault="001F1380" w:rsidP="001F1380">
      <w:pPr>
        <w:rPr>
          <w:lang w:val="en"/>
        </w:rPr>
      </w:pPr>
      <w:r w:rsidRPr="001F1380">
        <w:rPr>
          <w:lang w:val="en"/>
        </w:rPr>
        <w:t>As you become more comfortable using tables in your prompts, you can experiment with different formats, structures, and scenarios to obtain the desired output for your cybersecurity tasks. You can also combine tables with other techniques, such as roles and templates, to further enhance the quality and relevance of the generated content.</w:t>
      </w:r>
    </w:p>
    <w:p w14:paraId="581E3750" w14:textId="5D57F65C" w:rsidR="004D74F4" w:rsidRDefault="001F1380" w:rsidP="001F1380">
      <w:pPr>
        <w:rPr>
          <w:lang w:val="en"/>
        </w:rPr>
      </w:pPr>
      <w:r w:rsidRPr="001F1380">
        <w:rPr>
          <w:lang w:val="en"/>
        </w:rPr>
        <w:lastRenderedPageBreak/>
        <w:t>By using tables creatively and experimenting with different combinations, you can leverage ChatGPT's capabilities to generate structured and organized content for various cybersecurity topics and situations.</w:t>
      </w:r>
    </w:p>
    <w:p w14:paraId="27A4DB81" w14:textId="08916FBD" w:rsidR="009037E6" w:rsidRDefault="004570D0" w:rsidP="009037E6">
      <w:pPr>
        <w:pStyle w:val="H1-Section"/>
        <w:rPr>
          <w:lang w:val="en"/>
        </w:rPr>
      </w:pPr>
      <w:r>
        <w:rPr>
          <w:lang w:val="en"/>
        </w:rPr>
        <w:t xml:space="preserve">Setting </w:t>
      </w:r>
      <w:r w:rsidR="009037E6" w:rsidRPr="009037E6">
        <w:rPr>
          <w:lang w:val="en"/>
        </w:rPr>
        <w:t>the OpenAI API</w:t>
      </w:r>
      <w:r>
        <w:rPr>
          <w:lang w:val="en"/>
        </w:rPr>
        <w:t xml:space="preserve"> Key as an Environment Variable</w:t>
      </w:r>
    </w:p>
    <w:p w14:paraId="5B8F596C" w14:textId="37149C1C" w:rsidR="009037E6" w:rsidRDefault="00BA086B" w:rsidP="001C3FF1">
      <w:pPr>
        <w:pStyle w:val="P-Regular"/>
      </w:pPr>
      <w:r w:rsidRPr="00BA086B">
        <w:t xml:space="preserve">In this recipe, we will show you how to set up your OpenAI API key as an environment variable. This is an essential step, as it allows you to use the API key in your Python code without hardcoding it, which is </w:t>
      </w:r>
      <w:del w:id="234" w:author="Aamir Ahmed" w:date="2023-04-21T13:27:00Z">
        <w:r w:rsidRPr="00BA086B" w:rsidDel="001668B0">
          <w:delText>a best</w:delText>
        </w:r>
      </w:del>
      <w:ins w:id="235" w:author="Aamir Ahmed" w:date="2023-04-21T13:27:00Z">
        <w:r w:rsidR="001668B0" w:rsidRPr="00BA086B">
          <w:t>best</w:t>
        </w:r>
      </w:ins>
      <w:r w:rsidRPr="00BA086B">
        <w:t xml:space="preserve"> practice for security purposes.</w:t>
      </w:r>
    </w:p>
    <w:p w14:paraId="01F4C648" w14:textId="172FF152" w:rsidR="00BA086B" w:rsidRDefault="00BA086B" w:rsidP="00BA086B">
      <w:pPr>
        <w:pStyle w:val="H2-Heading"/>
      </w:pPr>
      <w:r>
        <w:t>Getting Ready</w:t>
      </w:r>
    </w:p>
    <w:p w14:paraId="14D0BBC5" w14:textId="5C221525" w:rsidR="00BA086B" w:rsidRDefault="00BA086B" w:rsidP="001C3FF1">
      <w:pPr>
        <w:pStyle w:val="P-Regular"/>
      </w:pPr>
      <w:r w:rsidRPr="00BA086B">
        <w:t>Ensure that you have already obtained your OpenAI API key by signing up for an account and accessing the API key section</w:t>
      </w:r>
      <w:r w:rsidR="00F10B90">
        <w:t>, as outlined in</w:t>
      </w:r>
      <w:ins w:id="236" w:author="Clint Bodungen" w:date="2023-04-24T16:39:00Z">
        <w:r w:rsidR="00C65FB5">
          <w:t xml:space="preserve"> the recipe </w:t>
        </w:r>
      </w:ins>
      <w:del w:id="237" w:author="Clint Bodungen" w:date="2023-04-24T16:39:00Z">
        <w:r w:rsidR="00F10B90" w:rsidDel="00C65FB5">
          <w:delText xml:space="preserve"> </w:delText>
        </w:r>
      </w:del>
      <w:ins w:id="238" w:author="Clint Bodungen" w:date="2023-04-24T16:39:00Z">
        <w:r w:rsidR="0058440D">
          <w:rPr>
            <w:rStyle w:val="P-Italics"/>
          </w:rPr>
          <w:t>Creating an API Key and Interacti</w:t>
        </w:r>
      </w:ins>
      <w:ins w:id="239" w:author="Clint Bodungen" w:date="2023-04-24T16:40:00Z">
        <w:r w:rsidR="0058440D">
          <w:rPr>
            <w:rStyle w:val="P-Italics"/>
          </w:rPr>
          <w:t>ng with OpenAI</w:t>
        </w:r>
      </w:ins>
      <w:del w:id="240" w:author="Clint Bodungen" w:date="2023-04-24T16:39:00Z">
        <w:r w:rsidR="00F10B90" w:rsidRPr="008933A0" w:rsidDel="0058440D">
          <w:rPr>
            <w:rStyle w:val="P-Italics"/>
          </w:rPr>
          <w:delText>Recipe 1.2</w:delText>
        </w:r>
      </w:del>
      <w:r w:rsidR="00F10B90">
        <w:t>.</w:t>
      </w:r>
    </w:p>
    <w:p w14:paraId="37B6BB54" w14:textId="29F3FB21" w:rsidR="00F10B90" w:rsidRDefault="00F10B90" w:rsidP="00EC2E11">
      <w:pPr>
        <w:pStyle w:val="H2-Heading"/>
        <w:rPr>
          <w:ins w:id="241" w:author="Clint Bodungen" w:date="2023-04-24T16:41:00Z"/>
        </w:rPr>
      </w:pPr>
      <w:r>
        <w:t>How to do it…</w:t>
      </w:r>
    </w:p>
    <w:p w14:paraId="2B0C417C" w14:textId="7016D559" w:rsidR="002D1BF6" w:rsidRPr="002D1BF6" w:rsidRDefault="002D1BF6">
      <w:pPr>
        <w:pPrChange w:id="242" w:author="Clint Bodungen" w:date="2023-04-24T16:41:00Z">
          <w:pPr>
            <w:pStyle w:val="H2-Heading"/>
          </w:pPr>
        </w:pPrChange>
      </w:pPr>
      <w:ins w:id="243" w:author="Clint Bodungen" w:date="2023-04-24T16:41:00Z">
        <w:r w:rsidRPr="002D1BF6">
          <w:t>This example will demonstrate how to set up your OpenAI API key as an environment variable for secure access in your Python code. Let's dive into the steps to achieve this:</w:t>
        </w:r>
      </w:ins>
    </w:p>
    <w:p w14:paraId="198F54EA" w14:textId="6A69FCFD" w:rsidR="00E10036" w:rsidRPr="00E10036" w:rsidRDefault="00E10036" w:rsidP="00E10036">
      <w:pPr>
        <w:pStyle w:val="L-Numbers"/>
        <w:numPr>
          <w:ilvl w:val="0"/>
          <w:numId w:val="13"/>
        </w:numPr>
        <w:rPr>
          <w:rStyle w:val="P-Bold"/>
          <w:rFonts w:asciiTheme="minorHAnsi" w:hAnsiTheme="minorHAnsi"/>
          <w:b w:val="0"/>
          <w:shd w:val="clear" w:color="auto" w:fill="auto"/>
        </w:rPr>
      </w:pPr>
      <w:r w:rsidRPr="00E10036">
        <w:rPr>
          <w:rStyle w:val="P-Bold"/>
          <w:rFonts w:asciiTheme="minorHAnsi" w:hAnsiTheme="minorHAnsi"/>
          <w:b w:val="0"/>
          <w:shd w:val="clear" w:color="auto" w:fill="auto"/>
        </w:rPr>
        <w:t>Set up the API key as an environment variable on your operating system.</w:t>
      </w:r>
    </w:p>
    <w:p w14:paraId="712B8CC8" w14:textId="3D44F59D" w:rsidR="003121DB" w:rsidRPr="009A0455" w:rsidRDefault="00D36027" w:rsidP="009A0455">
      <w:pPr>
        <w:pStyle w:val="H3-Subheading"/>
        <w:ind w:left="720"/>
      </w:pPr>
      <w:r w:rsidRPr="009A0455">
        <w:t>For Windows:</w:t>
      </w:r>
    </w:p>
    <w:p w14:paraId="71A50EE3" w14:textId="77777777" w:rsidR="003121DB" w:rsidRPr="00743E86" w:rsidRDefault="00D36027">
      <w:pPr>
        <w:pStyle w:val="L2-Numbers"/>
        <w:pPrChange w:id="244" w:author="Aamir Ahmed" w:date="2023-04-21T13:27:00Z">
          <w:pPr>
            <w:pStyle w:val="L-Numbers"/>
            <w:numPr>
              <w:ilvl w:val="1"/>
              <w:numId w:val="2"/>
            </w:numPr>
            <w:ind w:left="1440"/>
          </w:pPr>
        </w:pPrChange>
      </w:pPr>
      <w:r w:rsidRPr="00743E86">
        <w:t>Open the Start menu, search for "</w:t>
      </w:r>
      <w:r w:rsidRPr="00804006">
        <w:rPr>
          <w:rStyle w:val="P-Code"/>
        </w:rPr>
        <w:t>Environment Variables</w:t>
      </w:r>
      <w:r w:rsidRPr="00743E86">
        <w:t>," and click on "</w:t>
      </w:r>
      <w:r w:rsidRPr="008933A0">
        <w:rPr>
          <w:rStyle w:val="P-Bold"/>
        </w:rPr>
        <w:t>Edit the system environment variables</w:t>
      </w:r>
      <w:r w:rsidRPr="00743E86">
        <w:t>."</w:t>
      </w:r>
    </w:p>
    <w:p w14:paraId="4AFB9255" w14:textId="77777777" w:rsidR="003121DB" w:rsidRPr="00743E86" w:rsidRDefault="00D36027">
      <w:pPr>
        <w:pStyle w:val="L2-Numbers"/>
        <w:pPrChange w:id="245" w:author="Aamir Ahmed" w:date="2023-04-21T13:27:00Z">
          <w:pPr>
            <w:pStyle w:val="L-Numbers"/>
            <w:numPr>
              <w:ilvl w:val="1"/>
              <w:numId w:val="2"/>
            </w:numPr>
            <w:ind w:left="1440"/>
          </w:pPr>
        </w:pPrChange>
      </w:pPr>
      <w:r w:rsidRPr="00743E86">
        <w:t>In the "</w:t>
      </w:r>
      <w:r w:rsidRPr="008933A0">
        <w:rPr>
          <w:rStyle w:val="P-Bold"/>
        </w:rPr>
        <w:t>System Properties</w:t>
      </w:r>
      <w:r w:rsidRPr="00743E86">
        <w:t>" window, click on the "</w:t>
      </w:r>
      <w:r w:rsidRPr="008933A0">
        <w:rPr>
          <w:rStyle w:val="P-Bold"/>
        </w:rPr>
        <w:t>Environment Variables</w:t>
      </w:r>
      <w:r w:rsidRPr="00743E86">
        <w:t>" button.</w:t>
      </w:r>
    </w:p>
    <w:p w14:paraId="55D9C3A1" w14:textId="77777777" w:rsidR="003121DB" w:rsidRPr="00743E86" w:rsidRDefault="00D36027">
      <w:pPr>
        <w:pStyle w:val="L2-Numbers"/>
        <w:pPrChange w:id="246" w:author="Aamir Ahmed" w:date="2023-04-21T13:27:00Z">
          <w:pPr>
            <w:pStyle w:val="L-Numbers"/>
            <w:numPr>
              <w:ilvl w:val="1"/>
              <w:numId w:val="2"/>
            </w:numPr>
            <w:ind w:left="1440"/>
          </w:pPr>
        </w:pPrChange>
      </w:pPr>
      <w:r w:rsidRPr="00743E86">
        <w:t>In the "</w:t>
      </w:r>
      <w:r w:rsidRPr="008933A0">
        <w:rPr>
          <w:rStyle w:val="P-Bold"/>
        </w:rPr>
        <w:t>Environment Variables</w:t>
      </w:r>
      <w:r w:rsidRPr="00743E86">
        <w:t>" window, click on "</w:t>
      </w:r>
      <w:r w:rsidRPr="008933A0">
        <w:rPr>
          <w:rStyle w:val="P-Bold"/>
        </w:rPr>
        <w:t>New</w:t>
      </w:r>
      <w:r w:rsidRPr="00743E86">
        <w:t>" under "</w:t>
      </w:r>
      <w:r w:rsidRPr="008933A0">
        <w:rPr>
          <w:rStyle w:val="P-Bold"/>
        </w:rPr>
        <w:t>User variables</w:t>
      </w:r>
      <w:r w:rsidRPr="00743E86">
        <w:t>" or "</w:t>
      </w:r>
      <w:r w:rsidRPr="008933A0">
        <w:rPr>
          <w:rStyle w:val="P-Bold"/>
        </w:rPr>
        <w:t>System variables</w:t>
      </w:r>
      <w:r w:rsidRPr="00743E86">
        <w:t>" (depending on your preference).</w:t>
      </w:r>
    </w:p>
    <w:p w14:paraId="161E36CB" w14:textId="7D63C40D" w:rsidR="00D36027" w:rsidRPr="00743E86" w:rsidRDefault="00D36027">
      <w:pPr>
        <w:pStyle w:val="L2-Numbers"/>
        <w:pPrChange w:id="247" w:author="Aamir Ahmed" w:date="2023-04-21T13:27:00Z">
          <w:pPr>
            <w:pStyle w:val="L-Numbers"/>
            <w:numPr>
              <w:ilvl w:val="1"/>
              <w:numId w:val="2"/>
            </w:numPr>
            <w:ind w:left="1440"/>
          </w:pPr>
        </w:pPrChange>
      </w:pPr>
      <w:r w:rsidRPr="00743E86">
        <w:t>Enter "</w:t>
      </w:r>
      <w:r w:rsidRPr="009A0455">
        <w:rPr>
          <w:rStyle w:val="P-Code"/>
        </w:rPr>
        <w:t>OPENAI_API_KEY</w:t>
      </w:r>
      <w:r w:rsidRPr="00743E86">
        <w:t>" as the variable name and paste your API key as the variable value. Click "</w:t>
      </w:r>
      <w:r w:rsidRPr="009A0455">
        <w:rPr>
          <w:rStyle w:val="P-Bold"/>
        </w:rPr>
        <w:t>OK</w:t>
      </w:r>
      <w:r w:rsidRPr="00743E86">
        <w:t>" to save the new environment variable.</w:t>
      </w:r>
    </w:p>
    <w:p w14:paraId="2028C89D" w14:textId="2CA0189A" w:rsidR="00D36027" w:rsidRPr="009A0455" w:rsidRDefault="00D36027" w:rsidP="009A0455">
      <w:pPr>
        <w:pStyle w:val="H3-Subheading"/>
        <w:ind w:left="720"/>
        <w:rPr>
          <w:rStyle w:val="P-Bold"/>
          <w:rFonts w:asciiTheme="minorHAnsi" w:hAnsiTheme="minorHAnsi"/>
          <w:b/>
          <w:sz w:val="24"/>
          <w:shd w:val="clear" w:color="auto" w:fill="auto"/>
        </w:rPr>
      </w:pPr>
      <w:r w:rsidRPr="009A0455">
        <w:rPr>
          <w:rStyle w:val="P-Bold"/>
          <w:rFonts w:asciiTheme="minorHAnsi" w:hAnsiTheme="minorHAnsi"/>
          <w:b/>
          <w:sz w:val="24"/>
          <w:shd w:val="clear" w:color="auto" w:fill="auto"/>
        </w:rPr>
        <w:t xml:space="preserve">For </w:t>
      </w:r>
      <w:r w:rsidR="00937E04" w:rsidRPr="009A0455">
        <w:rPr>
          <w:rStyle w:val="P-Bold"/>
          <w:rFonts w:asciiTheme="minorHAnsi" w:hAnsiTheme="minorHAnsi"/>
          <w:b/>
          <w:sz w:val="24"/>
          <w:shd w:val="clear" w:color="auto" w:fill="auto"/>
        </w:rPr>
        <w:t>M</w:t>
      </w:r>
      <w:r w:rsidRPr="009A0455">
        <w:rPr>
          <w:rStyle w:val="P-Bold"/>
          <w:rFonts w:asciiTheme="minorHAnsi" w:hAnsiTheme="minorHAnsi"/>
          <w:b/>
          <w:sz w:val="24"/>
          <w:shd w:val="clear" w:color="auto" w:fill="auto"/>
        </w:rPr>
        <w:t>acOS/Linux:</w:t>
      </w:r>
    </w:p>
    <w:p w14:paraId="57A4F1B8" w14:textId="1C8AF38C" w:rsidR="00D36027" w:rsidRPr="00171A05" w:rsidRDefault="00D36027">
      <w:pPr>
        <w:pStyle w:val="L2-Numbers"/>
        <w:numPr>
          <w:ilvl w:val="0"/>
          <w:numId w:val="43"/>
        </w:numPr>
        <w:pPrChange w:id="248" w:author="Aamir Ahmed" w:date="2023-04-21T13:28:00Z">
          <w:pPr>
            <w:pStyle w:val="L-Numbers"/>
            <w:numPr>
              <w:numId w:val="14"/>
            </w:numPr>
            <w:ind w:left="1440"/>
          </w:pPr>
        </w:pPrChange>
      </w:pPr>
      <w:r w:rsidRPr="00171A05">
        <w:t>Open a terminal window.</w:t>
      </w:r>
    </w:p>
    <w:p w14:paraId="6A9EA8F2" w14:textId="284F0B5B" w:rsidR="00F10B90" w:rsidRDefault="00D36027">
      <w:pPr>
        <w:pStyle w:val="L2-Numbers"/>
        <w:pPrChange w:id="249" w:author="Aamir Ahmed" w:date="2023-04-21T13:28:00Z">
          <w:pPr>
            <w:pStyle w:val="L-Numbers"/>
            <w:numPr>
              <w:numId w:val="14"/>
            </w:numPr>
            <w:ind w:left="1440"/>
          </w:pPr>
        </w:pPrChange>
      </w:pPr>
      <w:r w:rsidRPr="00171A05">
        <w:lastRenderedPageBreak/>
        <w:t xml:space="preserve">Add the API key to your shell configuration file (such as </w:t>
      </w:r>
      <w:r w:rsidRPr="001668B0">
        <w:rPr>
          <w:rStyle w:val="P-Code"/>
          <w:rPrChange w:id="250" w:author="Aamir Ahmed" w:date="2023-04-21T13:28:00Z">
            <w:rPr>
              <w:rStyle w:val="P-Bold"/>
            </w:rPr>
          </w:rPrChange>
        </w:rPr>
        <w:t>.bashrc</w:t>
      </w:r>
      <w:r w:rsidRPr="001668B0">
        <w:rPr>
          <w:rPrChange w:id="251" w:author="Aamir Ahmed" w:date="2023-04-21T13:28:00Z">
            <w:rPr>
              <w:rStyle w:val="P-Bold"/>
            </w:rPr>
          </w:rPrChange>
        </w:rPr>
        <w:t>, .</w:t>
      </w:r>
      <w:r w:rsidRPr="001668B0">
        <w:rPr>
          <w:rStyle w:val="P-Code"/>
          <w:rPrChange w:id="252" w:author="Aamir Ahmed" w:date="2023-04-21T13:28:00Z">
            <w:rPr>
              <w:rStyle w:val="P-Bold"/>
            </w:rPr>
          </w:rPrChange>
        </w:rPr>
        <w:t>zshrc</w:t>
      </w:r>
      <w:r w:rsidRPr="001668B0">
        <w:rPr>
          <w:rPrChange w:id="253" w:author="Aamir Ahmed" w:date="2023-04-21T13:28:00Z">
            <w:rPr>
              <w:rStyle w:val="P-Bold"/>
            </w:rPr>
          </w:rPrChange>
        </w:rPr>
        <w:t xml:space="preserve">, or </w:t>
      </w:r>
      <w:r w:rsidRPr="001668B0">
        <w:rPr>
          <w:rStyle w:val="P-Code"/>
          <w:rPrChange w:id="254" w:author="Aamir Ahmed" w:date="2023-04-21T13:28:00Z">
            <w:rPr>
              <w:rStyle w:val="P-Bold"/>
            </w:rPr>
          </w:rPrChange>
        </w:rPr>
        <w:t>.profile</w:t>
      </w:r>
      <w:r w:rsidRPr="00171A05">
        <w:t>) by running the following command (replace "</w:t>
      </w:r>
      <w:r w:rsidRPr="001668B0">
        <w:rPr>
          <w:rStyle w:val="P-Code"/>
          <w:rPrChange w:id="255" w:author="Aamir Ahmed" w:date="2023-04-21T13:28:00Z">
            <w:rPr>
              <w:rStyle w:val="P-Italics"/>
            </w:rPr>
          </w:rPrChange>
        </w:rPr>
        <w:t>your_api_key</w:t>
      </w:r>
      <w:r w:rsidRPr="00171A05">
        <w:t>" with your actual API key):</w:t>
      </w:r>
    </w:p>
    <w:p w14:paraId="5B66B19F" w14:textId="6443F6EE" w:rsidR="001975EE" w:rsidRDefault="007471F0" w:rsidP="001975EE">
      <w:pPr>
        <w:pStyle w:val="P-Source"/>
        <w:ind w:left="720"/>
      </w:pPr>
      <w:r w:rsidRPr="007471F0">
        <w:t>echo 'export OPENAI_API_KEY="your_api_key"' &gt;&gt; ~/.bashrc</w:t>
      </w:r>
    </w:p>
    <w:p w14:paraId="16546B92" w14:textId="7370B1E4" w:rsidR="000B4451" w:rsidRDefault="0015718F" w:rsidP="000B4451">
      <w:pPr>
        <w:pStyle w:val="P-CalloutHeading"/>
      </w:pPr>
      <w:r>
        <w:t>Tip</w:t>
      </w:r>
    </w:p>
    <w:p w14:paraId="5E6A774B" w14:textId="00A61368" w:rsidR="0015718F" w:rsidRPr="0015718F" w:rsidRDefault="0015718F" w:rsidP="0015718F">
      <w:pPr>
        <w:pStyle w:val="P-Callout"/>
      </w:pPr>
      <w:r w:rsidRPr="0015718F">
        <w:rPr>
          <w:lang w:val="en-US"/>
        </w:rPr>
        <w:t xml:space="preserve">If you are using a different shell configuration file, replace </w:t>
      </w:r>
      <w:r w:rsidRPr="001668B0">
        <w:rPr>
          <w:rStyle w:val="P-Code"/>
          <w:rPrChange w:id="256" w:author="Aamir Ahmed" w:date="2023-04-21T13:33:00Z">
            <w:rPr>
              <w:rStyle w:val="P-Bold"/>
              <w:lang w:val="en-US"/>
            </w:rPr>
          </w:rPrChange>
        </w:rPr>
        <w:t>~/.bashrc</w:t>
      </w:r>
      <w:r w:rsidRPr="0015718F">
        <w:rPr>
          <w:lang w:val="en-US"/>
        </w:rPr>
        <w:t xml:space="preserve"> with the appropriate file (e.g</w:t>
      </w:r>
      <w:r w:rsidRPr="001668B0">
        <w:rPr>
          <w:rStyle w:val="P-Code"/>
          <w:rPrChange w:id="257" w:author="Aamir Ahmed" w:date="2023-04-21T13:34:00Z">
            <w:rPr>
              <w:lang w:val="en-US"/>
            </w:rPr>
          </w:rPrChange>
        </w:rPr>
        <w:t xml:space="preserve">., </w:t>
      </w:r>
      <w:r w:rsidRPr="001668B0">
        <w:rPr>
          <w:rStyle w:val="P-Code"/>
          <w:rPrChange w:id="258" w:author="Aamir Ahmed" w:date="2023-04-21T13:34:00Z">
            <w:rPr>
              <w:rStyle w:val="P-Bold"/>
              <w:lang w:val="en-US"/>
            </w:rPr>
          </w:rPrChange>
        </w:rPr>
        <w:t>~/.zshrc</w:t>
      </w:r>
      <w:r w:rsidRPr="001668B0">
        <w:rPr>
          <w:rPrChange w:id="259" w:author="Aamir Ahmed" w:date="2023-04-21T13:34:00Z">
            <w:rPr>
              <w:rStyle w:val="P-Bold"/>
              <w:lang w:val="en-US"/>
            </w:rPr>
          </w:rPrChange>
        </w:rPr>
        <w:t xml:space="preserve">, </w:t>
      </w:r>
      <w:r w:rsidRPr="001668B0">
        <w:rPr>
          <w:rStyle w:val="P-Code"/>
          <w:rPrChange w:id="260" w:author="Aamir Ahmed" w:date="2023-04-21T13:34:00Z">
            <w:rPr>
              <w:rStyle w:val="P-Bold"/>
              <w:lang w:val="en-US"/>
            </w:rPr>
          </w:rPrChange>
        </w:rPr>
        <w:t>~/.profile</w:t>
      </w:r>
      <w:r w:rsidRPr="0015718F">
        <w:rPr>
          <w:lang w:val="en-US"/>
        </w:rPr>
        <w:t>).</w:t>
      </w:r>
    </w:p>
    <w:p w14:paraId="2332C8A4" w14:textId="785E5BD0" w:rsidR="007471F0" w:rsidRDefault="007471F0">
      <w:pPr>
        <w:pStyle w:val="L2-Numbers"/>
        <w:pPrChange w:id="261" w:author="Aamir Ahmed" w:date="2023-04-21T13:34:00Z">
          <w:pPr>
            <w:pStyle w:val="L-Numbers"/>
            <w:numPr>
              <w:numId w:val="14"/>
            </w:numPr>
            <w:ind w:left="1440"/>
          </w:pPr>
        </w:pPrChange>
      </w:pPr>
      <w:r w:rsidRPr="007471F0">
        <w:t xml:space="preserve">Restart the terminal or run </w:t>
      </w:r>
      <w:r w:rsidRPr="0022774B">
        <w:rPr>
          <w:rStyle w:val="P-Code"/>
        </w:rPr>
        <w:t>source ~/.bashrc</w:t>
      </w:r>
      <w:r w:rsidR="00260A52">
        <w:t xml:space="preserve"> </w:t>
      </w:r>
      <w:r w:rsidRPr="007471F0">
        <w:t>(or the appropriate configuration file) to apply the changes.</w:t>
      </w:r>
    </w:p>
    <w:p w14:paraId="650F3E1F" w14:textId="179A5170" w:rsidR="006A3C97" w:rsidRDefault="006A3C97" w:rsidP="00185A61">
      <w:pPr>
        <w:pStyle w:val="L-Numbers"/>
        <w:ind w:left="720"/>
      </w:pPr>
      <w:commentRangeStart w:id="262"/>
      <w:commentRangeStart w:id="263"/>
      <w:r w:rsidRPr="006A3C97">
        <w:t>Access t</w:t>
      </w:r>
      <w:commentRangeEnd w:id="262"/>
      <w:r w:rsidR="001668B0">
        <w:rPr>
          <w:rStyle w:val="CommentReference"/>
          <w:rFonts w:eastAsiaTheme="minorHAnsi"/>
          <w:lang w:val="en-US"/>
        </w:rPr>
        <w:commentReference w:id="262"/>
      </w:r>
      <w:commentRangeEnd w:id="263"/>
      <w:r w:rsidR="002651D7">
        <w:rPr>
          <w:rStyle w:val="CommentReference"/>
          <w:rFonts w:eastAsiaTheme="minorHAnsi"/>
          <w:lang w:val="en-US"/>
        </w:rPr>
        <w:commentReference w:id="263"/>
      </w:r>
      <w:r w:rsidRPr="006A3C97">
        <w:t xml:space="preserve">he API key in your Python code using the </w:t>
      </w:r>
      <w:r w:rsidRPr="00260A52">
        <w:rPr>
          <w:rStyle w:val="P-Bold"/>
        </w:rPr>
        <w:t>os</w:t>
      </w:r>
      <w:r w:rsidRPr="006A3C97">
        <w:t xml:space="preserve"> module.</w:t>
      </w:r>
    </w:p>
    <w:p w14:paraId="7C8269CE" w14:textId="77777777" w:rsidR="00137964" w:rsidRDefault="00137964" w:rsidP="00137964">
      <w:pPr>
        <w:pStyle w:val="SC-Source"/>
        <w:ind w:left="720"/>
      </w:pPr>
      <w:r>
        <w:t>import os</w:t>
      </w:r>
    </w:p>
    <w:p w14:paraId="3221F979" w14:textId="77777777" w:rsidR="00137964" w:rsidRDefault="00137964" w:rsidP="00137964">
      <w:pPr>
        <w:pStyle w:val="SC-Source"/>
        <w:ind w:left="720"/>
      </w:pPr>
    </w:p>
    <w:p w14:paraId="5C6C77B0" w14:textId="77777777" w:rsidR="00137964" w:rsidRDefault="00137964" w:rsidP="00137964">
      <w:pPr>
        <w:pStyle w:val="SC-Source"/>
        <w:ind w:left="720"/>
      </w:pPr>
      <w:r>
        <w:t># Access the OpenAI API key from the environment variable</w:t>
      </w:r>
    </w:p>
    <w:p w14:paraId="28DF3FCE" w14:textId="483887E2" w:rsidR="00137964" w:rsidRDefault="00137964" w:rsidP="00137964">
      <w:pPr>
        <w:pStyle w:val="SC-Source"/>
        <w:ind w:left="720"/>
      </w:pPr>
      <w:r>
        <w:t>api_key = os.environ["OPENAI_API_KEY"]</w:t>
      </w:r>
    </w:p>
    <w:p w14:paraId="41DAF47A" w14:textId="4288A8CE" w:rsidR="002070B9" w:rsidRDefault="002070B9" w:rsidP="002070B9">
      <w:pPr>
        <w:pStyle w:val="P-CalloutHeading"/>
      </w:pPr>
      <w:r>
        <w:t>Note</w:t>
      </w:r>
    </w:p>
    <w:p w14:paraId="69007BC3" w14:textId="31F8E794" w:rsidR="002070B9" w:rsidRPr="002070B9" w:rsidRDefault="000F0BF1" w:rsidP="002070B9">
      <w:pPr>
        <w:pStyle w:val="P-Callout"/>
      </w:pPr>
      <w:r w:rsidRPr="000F0BF1">
        <w:t>There are many different versions of Linux and Unix-based systems, and the exact syntax for setting environment variables might differ slightly from what is presented here. However, the general approach should be similar. If you encounter issues, consult the documentation specific to your system for guidance on setting environment variables.</w:t>
      </w:r>
    </w:p>
    <w:p w14:paraId="1F8FDAA2" w14:textId="401006A0" w:rsidR="00D54A3F" w:rsidRDefault="006136C1" w:rsidP="00D54A3F">
      <w:pPr>
        <w:pStyle w:val="H2-Heading"/>
      </w:pPr>
      <w:r w:rsidRPr="006136C1">
        <w:t xml:space="preserve">How it works… </w:t>
      </w:r>
    </w:p>
    <w:p w14:paraId="56BDA2B0" w14:textId="069C2B4F" w:rsidR="006136C1" w:rsidRPr="006136C1" w:rsidRDefault="006136C1" w:rsidP="006136C1">
      <w:pPr>
        <w:pStyle w:val="P-Regular"/>
        <w:rPr>
          <w:lang w:val="en-US"/>
        </w:rPr>
      </w:pPr>
      <w:r w:rsidRPr="006136C1">
        <w:rPr>
          <w:lang w:val="en-US"/>
        </w:rPr>
        <w:t xml:space="preserve">By setting up the OpenAI API key as an environment variable, you make it available for use in your Python code without hardcoding the key, which is a security best practice. In the Python code, you use the </w:t>
      </w:r>
      <w:r w:rsidRPr="006136C1">
        <w:rPr>
          <w:rStyle w:val="P-Bold"/>
          <w:lang w:val="en-US"/>
        </w:rPr>
        <w:t>os</w:t>
      </w:r>
      <w:r w:rsidRPr="006136C1">
        <w:rPr>
          <w:lang w:val="en-US"/>
        </w:rPr>
        <w:t xml:space="preserve"> module to access the API key from the environment variable you created earlier.</w:t>
      </w:r>
    </w:p>
    <w:p w14:paraId="441726E2" w14:textId="77777777" w:rsidR="006136C1" w:rsidRPr="006136C1" w:rsidRDefault="006136C1" w:rsidP="006136C1">
      <w:pPr>
        <w:pStyle w:val="P-Regular"/>
        <w:rPr>
          <w:lang w:val="en-US"/>
        </w:rPr>
      </w:pPr>
      <w:r w:rsidRPr="006136C1">
        <w:rPr>
          <w:lang w:val="en-US"/>
        </w:rPr>
        <w:t xml:space="preserve">Using environment variables is a common practice when working with sensitive data, such as API keys or other credentials. This approach allows you to separate your code from your sensitive data and makes it easier to manage your credentials, as you only need to update them in one place (the environment variables). Additionally, it helps prevent accidental </w:t>
      </w:r>
      <w:r w:rsidRPr="006136C1">
        <w:rPr>
          <w:lang w:val="en-US"/>
        </w:rPr>
        <w:lastRenderedPageBreak/>
        <w:t>exposure of sensitive information when sharing code with others or publishing it in public repositories.</w:t>
      </w:r>
    </w:p>
    <w:p w14:paraId="1931A58A" w14:textId="77777777" w:rsidR="00D54A3F" w:rsidRDefault="006136C1" w:rsidP="00D54A3F">
      <w:pPr>
        <w:pStyle w:val="H2-Heading"/>
      </w:pPr>
      <w:r w:rsidRPr="006136C1">
        <w:t xml:space="preserve">There's more… </w:t>
      </w:r>
    </w:p>
    <w:p w14:paraId="473B89FD" w14:textId="1C64F5F7" w:rsidR="006136C1" w:rsidRPr="006136C1" w:rsidRDefault="006136C1" w:rsidP="006136C1">
      <w:pPr>
        <w:pStyle w:val="P-Regular"/>
        <w:rPr>
          <w:lang w:val="en-US"/>
        </w:rPr>
      </w:pPr>
      <w:r w:rsidRPr="006136C1">
        <w:rPr>
          <w:lang w:val="en-US"/>
        </w:rPr>
        <w:t xml:space="preserve">In some cases, you may want to use a Python package like </w:t>
      </w:r>
      <w:r w:rsidRPr="006136C1">
        <w:rPr>
          <w:rStyle w:val="P-Bold"/>
          <w:lang w:val="en-US"/>
        </w:rPr>
        <w:t>python-dotenv</w:t>
      </w:r>
      <w:r w:rsidRPr="006136C1">
        <w:rPr>
          <w:lang w:val="en-US"/>
        </w:rPr>
        <w:t xml:space="preserve"> to manage your environment variables. This package allows you to store your environment variables in a </w:t>
      </w:r>
      <w:r w:rsidRPr="006136C1">
        <w:rPr>
          <w:rStyle w:val="P-Bold"/>
          <w:lang w:val="en-US"/>
        </w:rPr>
        <w:t>.env</w:t>
      </w:r>
      <w:r w:rsidRPr="006136C1">
        <w:rPr>
          <w:lang w:val="en-US"/>
        </w:rPr>
        <w:t xml:space="preserve"> file, which you can load in your Python code. The advantage of this approach is that you can keep all your project-specific environment variables in a single file, making it easier to manage and share your project settings. Keep in mind, though, that you should never commit the </w:t>
      </w:r>
      <w:r w:rsidRPr="006136C1">
        <w:rPr>
          <w:rStyle w:val="P-Bold"/>
          <w:lang w:val="en-US"/>
        </w:rPr>
        <w:t>.env</w:t>
      </w:r>
      <w:r w:rsidRPr="006136C1">
        <w:rPr>
          <w:lang w:val="en-US"/>
        </w:rPr>
        <w:t xml:space="preserve"> file to a public repository; always include it in your </w:t>
      </w:r>
      <w:r w:rsidRPr="006136C1">
        <w:rPr>
          <w:rStyle w:val="P-Bold"/>
          <w:lang w:val="en-US"/>
        </w:rPr>
        <w:t>.gitignore</w:t>
      </w:r>
      <w:r w:rsidRPr="006136C1">
        <w:rPr>
          <w:lang w:val="en-US"/>
        </w:rPr>
        <w:t xml:space="preserve"> file or similar version control ignore configuration.</w:t>
      </w:r>
    </w:p>
    <w:p w14:paraId="11ACE181" w14:textId="0247CF43" w:rsidR="006B11FE" w:rsidRDefault="006B11FE" w:rsidP="005758B7">
      <w:pPr>
        <w:pStyle w:val="H1-Section"/>
      </w:pPr>
      <w:r w:rsidRPr="006B11FE">
        <w:t xml:space="preserve">Sending </w:t>
      </w:r>
      <w:r w:rsidR="00593560">
        <w:t>API R</w:t>
      </w:r>
      <w:r w:rsidRPr="006B11FE">
        <w:t xml:space="preserve">equests and </w:t>
      </w:r>
      <w:r w:rsidR="00593560">
        <w:t>H</w:t>
      </w:r>
      <w:r w:rsidRPr="006B11FE">
        <w:t xml:space="preserve">andling </w:t>
      </w:r>
      <w:r w:rsidR="00593560">
        <w:t>R</w:t>
      </w:r>
      <w:r w:rsidRPr="006B11FE">
        <w:t>esponses</w:t>
      </w:r>
    </w:p>
    <w:p w14:paraId="4E6B8535" w14:textId="5282AD12" w:rsidR="003A48A3" w:rsidRDefault="003A48A3" w:rsidP="003A48A3">
      <w:pPr>
        <w:pStyle w:val="P-Regular"/>
      </w:pPr>
      <w:r w:rsidRPr="003A48A3">
        <w:t>In this recipe, we will explore how to send requests to the OpenAI GPT API and handle the responses using Python. We'll walk through the process of constructing API requests, sending them, and processing the responses using the openai module.</w:t>
      </w:r>
    </w:p>
    <w:p w14:paraId="1285FB4E" w14:textId="293D5090" w:rsidR="003A48A3" w:rsidRDefault="003D70CA" w:rsidP="003D70CA">
      <w:pPr>
        <w:pStyle w:val="H2-Heading"/>
      </w:pPr>
      <w:r>
        <w:t>Getting Ready</w:t>
      </w:r>
    </w:p>
    <w:p w14:paraId="1366D623" w14:textId="77777777" w:rsidR="003D70CA" w:rsidRPr="003D70CA" w:rsidRDefault="003D70CA" w:rsidP="003D70CA">
      <w:pPr>
        <w:pStyle w:val="L-Numbers"/>
        <w:numPr>
          <w:ilvl w:val="0"/>
          <w:numId w:val="18"/>
        </w:numPr>
      </w:pPr>
      <w:r w:rsidRPr="003D70CA">
        <w:t>Ensure you have Python installed on your system.</w:t>
      </w:r>
    </w:p>
    <w:p w14:paraId="6B31CB2A" w14:textId="77777777" w:rsidR="003D70CA" w:rsidRDefault="003D70CA" w:rsidP="003D70CA">
      <w:pPr>
        <w:pStyle w:val="L-Numbers"/>
      </w:pPr>
      <w:r w:rsidRPr="003D70CA">
        <w:t>Install the OpenAI Python module by running the following command in your terminal or command prompt:</w:t>
      </w:r>
    </w:p>
    <w:p w14:paraId="700B242F" w14:textId="38681669" w:rsidR="003D70CA" w:rsidRPr="003D70CA" w:rsidRDefault="00912033" w:rsidP="00912033">
      <w:pPr>
        <w:pStyle w:val="P-Source"/>
        <w:ind w:left="720"/>
      </w:pPr>
      <w:r w:rsidRPr="00912033">
        <w:t>pip install openai</w:t>
      </w:r>
    </w:p>
    <w:p w14:paraId="62E98BB7" w14:textId="6803D6F8" w:rsidR="003D70CA" w:rsidRDefault="00BE607D" w:rsidP="0077603D">
      <w:pPr>
        <w:pStyle w:val="H2-Heading"/>
        <w:rPr>
          <w:ins w:id="264" w:author="Aamir Ahmed" w:date="2023-04-21T13:35:00Z"/>
        </w:rPr>
      </w:pPr>
      <w:r>
        <w:t>How to do it</w:t>
      </w:r>
      <w:ins w:id="265" w:author="Aamir Ahmed" w:date="2023-04-21T13:35:00Z">
        <w:r w:rsidR="000E1F91">
          <w:t>…</w:t>
        </w:r>
      </w:ins>
    </w:p>
    <w:p w14:paraId="6662799F" w14:textId="633E5F38" w:rsidR="000E1F91" w:rsidRPr="000E1F91" w:rsidRDefault="000E1F91">
      <w:pPr>
        <w:pPrChange w:id="266" w:author="Aamir Ahmed" w:date="2023-04-21T13:35:00Z">
          <w:pPr>
            <w:pStyle w:val="H2-Heading"/>
          </w:pPr>
        </w:pPrChange>
      </w:pPr>
      <w:commentRangeStart w:id="267"/>
      <w:commentRangeStart w:id="268"/>
      <w:ins w:id="269" w:author="Aamir Ahmed" w:date="2023-04-21T13:35:00Z">
        <w:del w:id="270" w:author="Clint Bodungen" w:date="2023-04-24T16:45:00Z">
          <w:r w:rsidDel="00336D35">
            <w:delText>___</w:delText>
          </w:r>
        </w:del>
      </w:ins>
      <w:ins w:id="271" w:author="Clint Bodungen" w:date="2023-04-24T16:55:00Z">
        <w:r w:rsidR="004167B7" w:rsidRPr="004167B7">
          <w:t>The importance of using the API lies in the ability to communicate with and get valuable insights from ChatGPT in real-time. By sending API requests and handling responses, you can harness the power of GPT to answer questions, generate content, or solve problems in a dynamic and customizable way. In the following steps, we'll demonstrate how to construct API requests, send them, and process the responses, enabling you to effectively integrate ChatGPT into your projects or applications.</w:t>
        </w:r>
      </w:ins>
      <w:ins w:id="272" w:author="Aamir Ahmed" w:date="2023-04-21T13:35:00Z">
        <w:del w:id="273" w:author="Clint Bodungen" w:date="2023-04-24T16:46:00Z">
          <w:r w:rsidDel="00336D35">
            <w:delText>___</w:delText>
          </w:r>
        </w:del>
        <w:commentRangeEnd w:id="267"/>
        <w:r>
          <w:rPr>
            <w:rStyle w:val="CommentReference"/>
          </w:rPr>
          <w:commentReference w:id="267"/>
        </w:r>
      </w:ins>
      <w:commentRangeEnd w:id="268"/>
      <w:r w:rsidR="00336D35">
        <w:rPr>
          <w:rStyle w:val="CommentReference"/>
        </w:rPr>
        <w:commentReference w:id="268"/>
      </w:r>
    </w:p>
    <w:p w14:paraId="14353A20" w14:textId="7BD1B30B" w:rsidR="0081474C" w:rsidRPr="008445D6" w:rsidRDefault="0081474C" w:rsidP="003A48A3">
      <w:pPr>
        <w:pStyle w:val="L-Numbers"/>
        <w:numPr>
          <w:ilvl w:val="0"/>
          <w:numId w:val="20"/>
        </w:numPr>
      </w:pPr>
      <w:r w:rsidRPr="0081474C">
        <w:t>Start by importing the required modules.</w:t>
      </w:r>
    </w:p>
    <w:p w14:paraId="76149195" w14:textId="77777777" w:rsidR="0081474C" w:rsidRPr="0081474C" w:rsidRDefault="0081474C" w:rsidP="006812E7">
      <w:pPr>
        <w:pStyle w:val="SC-Source"/>
        <w:ind w:left="720"/>
      </w:pPr>
      <w:r w:rsidRPr="0081474C">
        <w:t>import openai</w:t>
      </w:r>
    </w:p>
    <w:p w14:paraId="61C2DFD2" w14:textId="08D41EC9" w:rsidR="0081474C" w:rsidRPr="008445D6" w:rsidRDefault="0081474C" w:rsidP="008445D6">
      <w:pPr>
        <w:pStyle w:val="SC-Source"/>
        <w:ind w:left="720"/>
      </w:pPr>
      <w:r w:rsidRPr="0081474C">
        <w:t>import os</w:t>
      </w:r>
    </w:p>
    <w:p w14:paraId="745AB073" w14:textId="5E054D1B" w:rsidR="0081474C" w:rsidRDefault="0081474C" w:rsidP="0081474C">
      <w:pPr>
        <w:pStyle w:val="L-Numbers"/>
      </w:pPr>
      <w:r w:rsidRPr="0081474C">
        <w:lastRenderedPageBreak/>
        <w:t>Set up your API key by retrieving it from an environment variable</w:t>
      </w:r>
      <w:r w:rsidR="00FD4077">
        <w:t xml:space="preserve">, like we setup in </w:t>
      </w:r>
      <w:ins w:id="274" w:author="Clint Bodungen" w:date="2023-04-24T16:46:00Z">
        <w:r w:rsidR="00336D35">
          <w:t xml:space="preserve">the recipe </w:t>
        </w:r>
        <w:r w:rsidR="00FE2061">
          <w:rPr>
            <w:rStyle w:val="P-Italics"/>
          </w:rPr>
          <w:t>Setting the OpenAI API Key as an Environment Variable</w:t>
        </w:r>
      </w:ins>
      <w:commentRangeStart w:id="275"/>
      <w:commentRangeStart w:id="276"/>
      <w:del w:id="277" w:author="Clint Bodungen" w:date="2023-04-24T16:46:00Z">
        <w:r w:rsidR="00FD4077" w:rsidRPr="006812E7" w:rsidDel="00336D35">
          <w:rPr>
            <w:rStyle w:val="P-Italics"/>
          </w:rPr>
          <w:delText>Recipe</w:delText>
        </w:r>
        <w:r w:rsidR="006812E7" w:rsidRPr="006812E7" w:rsidDel="00336D35">
          <w:rPr>
            <w:rStyle w:val="P-Italics"/>
          </w:rPr>
          <w:delText xml:space="preserve"> 1.7</w:delText>
        </w:r>
      </w:del>
      <w:commentRangeEnd w:id="275"/>
      <w:r w:rsidR="000E1F91">
        <w:rPr>
          <w:rStyle w:val="CommentReference"/>
          <w:rFonts w:eastAsiaTheme="minorHAnsi"/>
          <w:lang w:val="en-US"/>
        </w:rPr>
        <w:commentReference w:id="275"/>
      </w:r>
      <w:commentRangeEnd w:id="276"/>
      <w:r w:rsidR="00336D35">
        <w:rPr>
          <w:rStyle w:val="CommentReference"/>
          <w:rFonts w:eastAsiaTheme="minorHAnsi"/>
          <w:lang w:val="en-US"/>
        </w:rPr>
        <w:commentReference w:id="276"/>
      </w:r>
      <w:r w:rsidRPr="0081474C">
        <w:t>.</w:t>
      </w:r>
    </w:p>
    <w:p w14:paraId="03A570AF" w14:textId="25EC929B" w:rsidR="006622A9" w:rsidRPr="0081474C" w:rsidRDefault="006622A9" w:rsidP="006812E7">
      <w:pPr>
        <w:pStyle w:val="SC-Source"/>
        <w:ind w:left="720"/>
      </w:pPr>
      <w:r w:rsidRPr="006622A9">
        <w:t>openai.api_key = os.getenv("OPENAI_API_KEY")</w:t>
      </w:r>
    </w:p>
    <w:p w14:paraId="0AF7CE1B" w14:textId="6C5B6934" w:rsidR="0013729F" w:rsidRDefault="0013729F" w:rsidP="0013729F">
      <w:pPr>
        <w:pStyle w:val="L-Numbers"/>
      </w:pPr>
      <w:r w:rsidRPr="0013729F">
        <w:t>Define a function to send a prompt to the OpenAI API and receive a response.</w:t>
      </w:r>
    </w:p>
    <w:p w14:paraId="11AC3714" w14:textId="77777777" w:rsidR="0013729F" w:rsidRDefault="0013729F" w:rsidP="0013729F">
      <w:pPr>
        <w:pStyle w:val="SC-Source"/>
        <w:ind w:left="720"/>
      </w:pPr>
      <w:r>
        <w:t>def get_chat_gpt_response(prompt):</w:t>
      </w:r>
    </w:p>
    <w:p w14:paraId="16C9A2CE" w14:textId="77777777" w:rsidR="0013729F" w:rsidRDefault="0013729F" w:rsidP="0013729F">
      <w:pPr>
        <w:pStyle w:val="SC-Source"/>
        <w:ind w:left="720"/>
      </w:pPr>
      <w:r>
        <w:t xml:space="preserve">    response = openai.Completion.create(</w:t>
      </w:r>
    </w:p>
    <w:p w14:paraId="50777694" w14:textId="36F053EC" w:rsidR="0013729F" w:rsidRDefault="0013729F" w:rsidP="0013729F">
      <w:pPr>
        <w:pStyle w:val="SC-Source"/>
        <w:ind w:left="720"/>
      </w:pPr>
      <w:r>
        <w:t xml:space="preserve">        engine="text-davinci-00</w:t>
      </w:r>
      <w:r w:rsidR="008445D6">
        <w:t>3</w:t>
      </w:r>
      <w:r>
        <w:t>",</w:t>
      </w:r>
    </w:p>
    <w:p w14:paraId="120CD905" w14:textId="77777777" w:rsidR="0013729F" w:rsidRDefault="0013729F" w:rsidP="0013729F">
      <w:pPr>
        <w:pStyle w:val="SC-Source"/>
        <w:ind w:left="720"/>
      </w:pPr>
      <w:r>
        <w:t xml:space="preserve">        prompt=prompt,</w:t>
      </w:r>
    </w:p>
    <w:p w14:paraId="11EE52B6" w14:textId="77777777" w:rsidR="0013729F" w:rsidRDefault="0013729F" w:rsidP="0013729F">
      <w:pPr>
        <w:pStyle w:val="SC-Source"/>
        <w:ind w:left="720"/>
      </w:pPr>
      <w:r>
        <w:t xml:space="preserve">        max_tokens=150,</w:t>
      </w:r>
    </w:p>
    <w:p w14:paraId="7EE7C4F0" w14:textId="77777777" w:rsidR="0013729F" w:rsidRDefault="0013729F" w:rsidP="0013729F">
      <w:pPr>
        <w:pStyle w:val="SC-Source"/>
        <w:ind w:left="720"/>
      </w:pPr>
      <w:r>
        <w:t xml:space="preserve">        n=1,</w:t>
      </w:r>
    </w:p>
    <w:p w14:paraId="1C7B2D91" w14:textId="77777777" w:rsidR="0013729F" w:rsidRDefault="0013729F" w:rsidP="0013729F">
      <w:pPr>
        <w:pStyle w:val="SC-Source"/>
        <w:ind w:left="720"/>
      </w:pPr>
      <w:r>
        <w:t xml:space="preserve">        stop=None,</w:t>
      </w:r>
    </w:p>
    <w:p w14:paraId="3C8FC940" w14:textId="77777777" w:rsidR="0013729F" w:rsidRDefault="0013729F" w:rsidP="0013729F">
      <w:pPr>
        <w:pStyle w:val="SC-Source"/>
        <w:ind w:left="720"/>
      </w:pPr>
      <w:r>
        <w:t xml:space="preserve">        temperature=0.5,</w:t>
      </w:r>
    </w:p>
    <w:p w14:paraId="73287137" w14:textId="77777777" w:rsidR="0013729F" w:rsidRDefault="0013729F" w:rsidP="0013729F">
      <w:pPr>
        <w:pStyle w:val="SC-Source"/>
        <w:ind w:left="720"/>
      </w:pPr>
      <w:r>
        <w:t xml:space="preserve">    )</w:t>
      </w:r>
    </w:p>
    <w:p w14:paraId="45892969" w14:textId="718C4A6E" w:rsidR="0013729F" w:rsidRPr="0013729F" w:rsidRDefault="0013729F" w:rsidP="0013729F">
      <w:pPr>
        <w:pStyle w:val="SC-Source"/>
        <w:ind w:left="720"/>
      </w:pPr>
      <w:r>
        <w:t xml:space="preserve">    return response.choices[0].text.strip()</w:t>
      </w:r>
    </w:p>
    <w:p w14:paraId="2669AEA0" w14:textId="77777777" w:rsidR="000E4BF3" w:rsidRDefault="000E4BF3" w:rsidP="000E4BF3">
      <w:pPr>
        <w:pStyle w:val="L-Numbers"/>
      </w:pPr>
      <w:r w:rsidRPr="000E4BF3">
        <w:t>Call the function with a prompt to send a request and receive a response.</w:t>
      </w:r>
    </w:p>
    <w:p w14:paraId="4CF38747" w14:textId="77777777" w:rsidR="000E4BF3" w:rsidRDefault="000E4BF3" w:rsidP="008445D6">
      <w:pPr>
        <w:pStyle w:val="SC-Source"/>
        <w:ind w:left="720"/>
      </w:pPr>
      <w:r>
        <w:t>prompt = "Explain the difference between symmetric and asymmetric encryption."</w:t>
      </w:r>
    </w:p>
    <w:p w14:paraId="359987F5" w14:textId="77777777" w:rsidR="000E4BF3" w:rsidRDefault="000E4BF3" w:rsidP="008445D6">
      <w:pPr>
        <w:pStyle w:val="SC-Source"/>
        <w:ind w:left="720"/>
      </w:pPr>
      <w:r>
        <w:t>response_text = get_chat_gpt_response(prompt)</w:t>
      </w:r>
    </w:p>
    <w:p w14:paraId="699A6191" w14:textId="5E01A1B0" w:rsidR="000E4BF3" w:rsidRPr="000E4BF3" w:rsidRDefault="000E4BF3" w:rsidP="008445D6">
      <w:pPr>
        <w:pStyle w:val="SC-Source"/>
        <w:ind w:left="720"/>
      </w:pPr>
      <w:r>
        <w:t>print(response_text)</w:t>
      </w:r>
    </w:p>
    <w:p w14:paraId="14A76EDD" w14:textId="04DE4EAC" w:rsidR="0081474C" w:rsidRDefault="001B0E43" w:rsidP="008445D6">
      <w:pPr>
        <w:pStyle w:val="H2-Heading"/>
      </w:pPr>
      <w:r>
        <w:t>How it works…</w:t>
      </w:r>
    </w:p>
    <w:p w14:paraId="34C9784E" w14:textId="545A77C9" w:rsidR="00781174" w:rsidRPr="00781174" w:rsidRDefault="00781174" w:rsidP="00781174">
      <w:pPr>
        <w:pStyle w:val="L-Numbers"/>
        <w:numPr>
          <w:ilvl w:val="0"/>
          <w:numId w:val="24"/>
        </w:numPr>
      </w:pPr>
      <w:r w:rsidRPr="00781174">
        <w:t xml:space="preserve">First, we import the required modules. The </w:t>
      </w:r>
      <w:r w:rsidRPr="000D6ED4">
        <w:rPr>
          <w:rStyle w:val="P-Bold"/>
        </w:rPr>
        <w:t>openai</w:t>
      </w:r>
      <w:r w:rsidR="00ED6843">
        <w:t xml:space="preserve"> </w:t>
      </w:r>
      <w:r w:rsidRPr="00781174">
        <w:t xml:space="preserve">module is the OpenAI API library, and the </w:t>
      </w:r>
      <w:r w:rsidRPr="000D6ED4">
        <w:rPr>
          <w:rStyle w:val="P-Bold"/>
        </w:rPr>
        <w:t>os</w:t>
      </w:r>
      <w:r w:rsidR="00ED6843">
        <w:t xml:space="preserve"> </w:t>
      </w:r>
      <w:r w:rsidRPr="00781174">
        <w:t>module helps us retrieve the API key from an environment variable.</w:t>
      </w:r>
    </w:p>
    <w:p w14:paraId="3019070D" w14:textId="103B1CE8" w:rsidR="00781174" w:rsidRPr="00781174" w:rsidRDefault="00781174" w:rsidP="00781174">
      <w:pPr>
        <w:pStyle w:val="L-Numbers"/>
      </w:pPr>
      <w:bookmarkStart w:id="278" w:name="_Hlk132880257"/>
      <w:r w:rsidRPr="00781174">
        <w:t xml:space="preserve">We set up the API key by retrieving it from an environment variable using the </w:t>
      </w:r>
      <w:r w:rsidRPr="000D6ED4">
        <w:rPr>
          <w:rStyle w:val="P-Bold"/>
        </w:rPr>
        <w:t>os</w:t>
      </w:r>
      <w:r w:rsidR="00ED6843">
        <w:t xml:space="preserve"> </w:t>
      </w:r>
      <w:r w:rsidRPr="00781174">
        <w:t>module.</w:t>
      </w:r>
    </w:p>
    <w:bookmarkEnd w:id="278"/>
    <w:p w14:paraId="5955B9DE" w14:textId="7F7205C7" w:rsidR="00053575" w:rsidRDefault="00781174" w:rsidP="00781174">
      <w:pPr>
        <w:pStyle w:val="L-Numbers"/>
      </w:pPr>
      <w:r w:rsidRPr="00781174">
        <w:t>We define a function called</w:t>
      </w:r>
      <w:r w:rsidR="00ED6843">
        <w:t xml:space="preserve"> </w:t>
      </w:r>
      <w:r w:rsidRPr="000E1F91">
        <w:rPr>
          <w:rStyle w:val="P-Code"/>
          <w:rPrChange w:id="279" w:author="Aamir Ahmed" w:date="2023-04-21T13:36:00Z">
            <w:rPr>
              <w:rStyle w:val="P-Bold"/>
            </w:rPr>
          </w:rPrChange>
        </w:rPr>
        <w:t>get_chat_gpt_response</w:t>
      </w:r>
      <w:r w:rsidR="00354B8F" w:rsidRPr="000E1F91">
        <w:rPr>
          <w:rStyle w:val="P-Code"/>
          <w:rPrChange w:id="280" w:author="Aamir Ahmed" w:date="2023-04-21T13:36:00Z">
            <w:rPr>
              <w:rStyle w:val="P-Bold"/>
            </w:rPr>
          </w:rPrChange>
        </w:rPr>
        <w:t>()</w:t>
      </w:r>
      <w:r w:rsidR="00ED6843">
        <w:t xml:space="preserve"> </w:t>
      </w:r>
      <w:r w:rsidRPr="00781174">
        <w:t xml:space="preserve">that takes a single argument: the prompt. This function sends a request to the OpenAI API using the </w:t>
      </w:r>
      <w:r w:rsidRPr="000E1F91">
        <w:rPr>
          <w:rStyle w:val="P-Code"/>
          <w:rPrChange w:id="281" w:author="Aamir Ahmed" w:date="2023-04-21T13:36:00Z">
            <w:rPr>
              <w:rStyle w:val="P-Bold"/>
            </w:rPr>
          </w:rPrChange>
        </w:rPr>
        <w:lastRenderedPageBreak/>
        <w:t>openai.Completion.create()</w:t>
      </w:r>
      <w:r w:rsidR="000D6ED4">
        <w:t xml:space="preserve"> </w:t>
      </w:r>
      <w:r w:rsidRPr="00781174">
        <w:t xml:space="preserve">method. </w:t>
      </w:r>
      <w:r w:rsidR="00053575" w:rsidRPr="00053575">
        <w:t>Th</w:t>
      </w:r>
      <w:r w:rsidR="00053575">
        <w:t>is</w:t>
      </w:r>
      <w:r w:rsidR="00053575" w:rsidRPr="00053575">
        <w:t xml:space="preserve"> method has several parameters:</w:t>
      </w:r>
    </w:p>
    <w:p w14:paraId="5BF7923F" w14:textId="6CDE4A75" w:rsidR="00283D6D" w:rsidRDefault="00D128A6">
      <w:pPr>
        <w:pStyle w:val="L2-Bullets"/>
        <w:pPrChange w:id="282" w:author="Aamir Ahmed" w:date="2023-04-21T13:36:00Z">
          <w:pPr>
            <w:pStyle w:val="L-Bullets"/>
            <w:ind w:left="1440"/>
          </w:pPr>
        </w:pPrChange>
      </w:pPr>
      <w:r w:rsidRPr="00D128A6">
        <w:rPr>
          <w:rStyle w:val="P-Bold"/>
        </w:rPr>
        <w:t>engine</w:t>
      </w:r>
      <w:r>
        <w:t xml:space="preserve">: </w:t>
      </w:r>
      <w:r w:rsidR="00781174" w:rsidRPr="00781174">
        <w:t>We specify the engine (in this case, "</w:t>
      </w:r>
      <w:r w:rsidR="00781174" w:rsidRPr="000D6ED4">
        <w:rPr>
          <w:rStyle w:val="P-Code"/>
        </w:rPr>
        <w:t>text-davinci-00</w:t>
      </w:r>
      <w:r w:rsidR="000D6ED4">
        <w:rPr>
          <w:rStyle w:val="P-Code"/>
        </w:rPr>
        <w:t>3</w:t>
      </w:r>
      <w:r w:rsidR="00781174" w:rsidRPr="00781174">
        <w:t>")</w:t>
      </w:r>
      <w:r w:rsidR="002F2E49">
        <w:t>.</w:t>
      </w:r>
    </w:p>
    <w:p w14:paraId="4D50C377" w14:textId="4A1AF931" w:rsidR="00283D6D" w:rsidRDefault="00283D6D">
      <w:pPr>
        <w:pStyle w:val="L2-Bullets"/>
        <w:pPrChange w:id="283" w:author="Aamir Ahmed" w:date="2023-04-21T13:36:00Z">
          <w:pPr>
            <w:pStyle w:val="L-Bullets"/>
            <w:ind w:left="1440"/>
          </w:pPr>
        </w:pPrChange>
      </w:pPr>
      <w:r w:rsidRPr="006F2003">
        <w:rPr>
          <w:rStyle w:val="P-Bold"/>
        </w:rPr>
        <w:t>prompt</w:t>
      </w:r>
      <w:r>
        <w:t>: The input text for the model to generate a response based on.</w:t>
      </w:r>
    </w:p>
    <w:p w14:paraId="2E67991A" w14:textId="502B5A1B" w:rsidR="00283D6D" w:rsidRDefault="00283D6D">
      <w:pPr>
        <w:pStyle w:val="L2-Bullets"/>
        <w:pPrChange w:id="284" w:author="Aamir Ahmed" w:date="2023-04-21T13:36:00Z">
          <w:pPr>
            <w:pStyle w:val="L-Bullets"/>
            <w:ind w:left="1440"/>
          </w:pPr>
        </w:pPrChange>
      </w:pPr>
      <w:r w:rsidRPr="006F2003">
        <w:rPr>
          <w:rStyle w:val="P-Bold"/>
        </w:rPr>
        <w:t>max_tokens</w:t>
      </w:r>
      <w:r>
        <w:t>: The maximum number of tokens in the generated response. A token can be as short as one character or as long as one word.</w:t>
      </w:r>
    </w:p>
    <w:p w14:paraId="5769515C" w14:textId="09EE020F" w:rsidR="00283D6D" w:rsidRDefault="00283D6D">
      <w:pPr>
        <w:pStyle w:val="L2-Bullets"/>
        <w:pPrChange w:id="285" w:author="Aamir Ahmed" w:date="2023-04-21T13:36:00Z">
          <w:pPr>
            <w:pStyle w:val="L-Bullets"/>
            <w:ind w:left="1440"/>
          </w:pPr>
        </w:pPrChange>
      </w:pPr>
      <w:r w:rsidRPr="006F2003">
        <w:rPr>
          <w:rStyle w:val="P-Bold"/>
        </w:rPr>
        <w:t>n</w:t>
      </w:r>
      <w:r>
        <w:t>: The number of generated responses you want to receive from the model. In this case, we've set it to 1 to receive a single response.</w:t>
      </w:r>
    </w:p>
    <w:p w14:paraId="7E632B3B" w14:textId="2BC0D0CB" w:rsidR="00283D6D" w:rsidRDefault="00283D6D">
      <w:pPr>
        <w:pStyle w:val="L2-Bullets"/>
        <w:pPrChange w:id="286" w:author="Aamir Ahmed" w:date="2023-04-21T13:36:00Z">
          <w:pPr>
            <w:pStyle w:val="L-Bullets"/>
            <w:ind w:left="1440"/>
          </w:pPr>
        </w:pPrChange>
      </w:pPr>
      <w:r w:rsidRPr="006F2003">
        <w:rPr>
          <w:rStyle w:val="P-Bold"/>
        </w:rPr>
        <w:t>stop</w:t>
      </w:r>
      <w:r>
        <w:t>: A sequence of tokens that, if encountered by the model, will stop the generation process. This can be useful for limiting the response length or stopping at specific points, such as the end of a sentence or paragraph.</w:t>
      </w:r>
    </w:p>
    <w:p w14:paraId="4B3058D6" w14:textId="47B9A7EF" w:rsidR="00781174" w:rsidRPr="00781174" w:rsidRDefault="00283D6D">
      <w:pPr>
        <w:pStyle w:val="L2-Bullets"/>
        <w:pPrChange w:id="287" w:author="Aamir Ahmed" w:date="2023-04-21T13:36:00Z">
          <w:pPr>
            <w:pStyle w:val="L-Bullets"/>
            <w:ind w:left="1440"/>
          </w:pPr>
        </w:pPrChange>
      </w:pPr>
      <w:r w:rsidRPr="006F2003">
        <w:rPr>
          <w:rStyle w:val="P-Bold"/>
        </w:rPr>
        <w:t>temperature</w:t>
      </w:r>
      <w:r>
        <w:t>: A value that controls the randomness of the generated response. A higher temperature (e.g., 1.0) will result in more random responses, while a lower temperature (e.g., 0.1) will make the responses more focused and deterministic.</w:t>
      </w:r>
    </w:p>
    <w:p w14:paraId="11F746A7" w14:textId="43B35122" w:rsidR="001B0E43" w:rsidRPr="00977245" w:rsidRDefault="00781174" w:rsidP="0081474C">
      <w:pPr>
        <w:pStyle w:val="L-Numbers"/>
      </w:pPr>
      <w:r w:rsidRPr="00781174">
        <w:t xml:space="preserve">Finally, we call the </w:t>
      </w:r>
      <w:r w:rsidRPr="000E1F91">
        <w:rPr>
          <w:rStyle w:val="P-Code"/>
          <w:rPrChange w:id="288" w:author="Aamir Ahmed" w:date="2023-04-21T13:38:00Z">
            <w:rPr>
              <w:rStyle w:val="P-Bold"/>
            </w:rPr>
          </w:rPrChange>
        </w:rPr>
        <w:t>get_chat_gpt_response</w:t>
      </w:r>
      <w:r w:rsidR="00977B40" w:rsidRPr="000E1F91">
        <w:rPr>
          <w:rStyle w:val="P-Code"/>
          <w:rPrChange w:id="289" w:author="Aamir Ahmed" w:date="2023-04-21T13:38:00Z">
            <w:rPr>
              <w:rStyle w:val="P-Bold"/>
            </w:rPr>
          </w:rPrChange>
        </w:rPr>
        <w:t>()</w:t>
      </w:r>
      <w:r w:rsidR="000D6ED4">
        <w:t xml:space="preserve"> </w:t>
      </w:r>
      <w:r w:rsidRPr="00781174">
        <w:t xml:space="preserve">function with a prompt, send the request to the </w:t>
      </w:r>
      <w:r w:rsidR="00193364">
        <w:t xml:space="preserve">OpenAI </w:t>
      </w:r>
      <w:r w:rsidRPr="00781174">
        <w:t>API, and receive the response. The function returns the response text, which is then printed to the console.</w:t>
      </w:r>
      <w:r w:rsidR="003B4B56">
        <w:t xml:space="preserve"> </w:t>
      </w:r>
      <w:r w:rsidR="003B4B56" w:rsidRPr="003B4B56">
        <w:rPr>
          <w:lang w:val="en-US"/>
        </w:rPr>
        <w:t xml:space="preserve">The function returns the response text, which is then printed to the console. The </w:t>
      </w:r>
      <w:r w:rsidR="003B4B56" w:rsidRPr="000E1F91">
        <w:rPr>
          <w:rStyle w:val="P-Code"/>
          <w:rPrChange w:id="290" w:author="Aamir Ahmed" w:date="2023-04-21T13:38:00Z">
            <w:rPr>
              <w:rStyle w:val="P-Bold"/>
              <w:lang w:val="en-US"/>
            </w:rPr>
          </w:rPrChange>
        </w:rPr>
        <w:t>return response.choices[0].text.strip()</w:t>
      </w:r>
      <w:r w:rsidR="00945E0A">
        <w:rPr>
          <w:lang w:val="en-US"/>
        </w:rPr>
        <w:t xml:space="preserve"> </w:t>
      </w:r>
      <w:r w:rsidR="003B4B56" w:rsidRPr="003B4B56">
        <w:rPr>
          <w:lang w:val="en-US"/>
        </w:rPr>
        <w:t>line of code retrieves the generated response text by accessing the first choice (</w:t>
      </w:r>
      <w:r w:rsidR="003B4B56" w:rsidRPr="000E1F91">
        <w:rPr>
          <w:rStyle w:val="P-Code"/>
          <w:rPrChange w:id="291" w:author="Aamir Ahmed" w:date="2023-04-21T13:38:00Z">
            <w:rPr>
              <w:rStyle w:val="P-Bold"/>
              <w:lang w:val="en-US"/>
            </w:rPr>
          </w:rPrChange>
        </w:rPr>
        <w:t>index 0</w:t>
      </w:r>
      <w:r w:rsidR="003B4B56" w:rsidRPr="003B4B56">
        <w:rPr>
          <w:lang w:val="en-US"/>
        </w:rPr>
        <w:t>) in the list of choices.</w:t>
      </w:r>
    </w:p>
    <w:p w14:paraId="150D57BB" w14:textId="120C29A2" w:rsidR="00081CCF" w:rsidRDefault="00081CCF" w:rsidP="00081CCF">
      <w:pPr>
        <w:pStyle w:val="L-Numbers"/>
        <w:numPr>
          <w:ilvl w:val="0"/>
          <w:numId w:val="0"/>
        </w:numPr>
        <w:ind w:left="717"/>
      </w:pPr>
      <w:r>
        <w:t xml:space="preserve">The </w:t>
      </w:r>
      <w:r w:rsidRPr="000E1F91">
        <w:rPr>
          <w:rStyle w:val="P-Code"/>
          <w:rPrChange w:id="292" w:author="Aamir Ahmed" w:date="2023-04-21T13:38:00Z">
            <w:rPr>
              <w:rStyle w:val="P-Bold"/>
            </w:rPr>
          </w:rPrChange>
        </w:rPr>
        <w:t>response.choices</w:t>
      </w:r>
      <w:r>
        <w:t xml:space="preserve"> is a list of generated responses from the model. In our case, since we set </w:t>
      </w:r>
      <w:r w:rsidRPr="00081CCF">
        <w:rPr>
          <w:rStyle w:val="P-Code"/>
        </w:rPr>
        <w:t>n=1</w:t>
      </w:r>
      <w:r>
        <w:t xml:space="preserve">, there is only one response in the list. The </w:t>
      </w:r>
      <w:r w:rsidRPr="000E1F91">
        <w:rPr>
          <w:rStyle w:val="P-Code"/>
          <w:rPrChange w:id="293" w:author="Aamir Ahmed" w:date="2023-04-21T13:38:00Z">
            <w:rPr>
              <w:rStyle w:val="P-Bold"/>
            </w:rPr>
          </w:rPrChange>
        </w:rPr>
        <w:t>.text</w:t>
      </w:r>
      <w:r>
        <w:t xml:space="preserve"> attribute retrieves the actual text of the response, and the </w:t>
      </w:r>
      <w:r w:rsidRPr="000E1F91">
        <w:rPr>
          <w:rStyle w:val="P-Code"/>
          <w:rPrChange w:id="294" w:author="Aamir Ahmed" w:date="2023-04-21T13:38:00Z">
            <w:rPr>
              <w:rStyle w:val="P-Bold"/>
            </w:rPr>
          </w:rPrChange>
        </w:rPr>
        <w:t>.strip()</w:t>
      </w:r>
      <w:r>
        <w:t xml:space="preserve"> method removes any leading or trailing whitespace.</w:t>
      </w:r>
    </w:p>
    <w:p w14:paraId="04B06ADC" w14:textId="68282B1C" w:rsidR="00977245" w:rsidRDefault="00081CCF" w:rsidP="00081CCF">
      <w:pPr>
        <w:pStyle w:val="L-Numbers"/>
        <w:numPr>
          <w:ilvl w:val="0"/>
          <w:numId w:val="0"/>
        </w:numPr>
        <w:ind w:left="717"/>
      </w:pPr>
      <w:r>
        <w:t xml:space="preserve">For example, a non-formatted response from the </w:t>
      </w:r>
      <w:r w:rsidR="00193364">
        <w:t xml:space="preserve">OpenAI </w:t>
      </w:r>
      <w:r>
        <w:t>API may look like:</w:t>
      </w:r>
    </w:p>
    <w:p w14:paraId="562FC5EA" w14:textId="77777777" w:rsidR="00F552CF" w:rsidRDefault="00F552CF" w:rsidP="00F552CF">
      <w:pPr>
        <w:pStyle w:val="SC-Source"/>
        <w:ind w:left="720"/>
      </w:pPr>
      <w:r>
        <w:t>{</w:t>
      </w:r>
    </w:p>
    <w:p w14:paraId="01C89088" w14:textId="77777777" w:rsidR="00F552CF" w:rsidRDefault="00F552CF" w:rsidP="00F552CF">
      <w:pPr>
        <w:pStyle w:val="SC-Source"/>
        <w:ind w:left="720"/>
      </w:pPr>
      <w:r>
        <w:t xml:space="preserve">  'id': 'example_id',</w:t>
      </w:r>
    </w:p>
    <w:p w14:paraId="065D61D0" w14:textId="77777777" w:rsidR="00F552CF" w:rsidRDefault="00F552CF" w:rsidP="00F552CF">
      <w:pPr>
        <w:pStyle w:val="SC-Source"/>
        <w:ind w:left="720"/>
      </w:pPr>
      <w:r>
        <w:t xml:space="preserve">  'object': 'text.completion',</w:t>
      </w:r>
    </w:p>
    <w:p w14:paraId="477E2914" w14:textId="77777777" w:rsidR="00F552CF" w:rsidRDefault="00F552CF" w:rsidP="00F552CF">
      <w:pPr>
        <w:pStyle w:val="SC-Source"/>
        <w:ind w:left="720"/>
      </w:pPr>
      <w:r>
        <w:t xml:space="preserve">  'created': 1234567890,</w:t>
      </w:r>
    </w:p>
    <w:p w14:paraId="4DFABDCC" w14:textId="7CB5AB21" w:rsidR="00F552CF" w:rsidRDefault="00F552CF" w:rsidP="00F552CF">
      <w:pPr>
        <w:pStyle w:val="SC-Source"/>
        <w:ind w:left="720"/>
      </w:pPr>
      <w:r>
        <w:lastRenderedPageBreak/>
        <w:t xml:space="preserve">  'model': 'text-davinci-00</w:t>
      </w:r>
      <w:ins w:id="295" w:author="Clint Bodungen" w:date="2023-05-07T09:35:00Z">
        <w:r w:rsidR="003000D1">
          <w:t>3</w:t>
        </w:r>
      </w:ins>
      <w:del w:id="296" w:author="Clint Bodungen" w:date="2023-05-07T09:35:00Z">
        <w:r w:rsidDel="003000D1">
          <w:delText>2</w:delText>
        </w:r>
      </w:del>
      <w:r>
        <w:t>',</w:t>
      </w:r>
    </w:p>
    <w:p w14:paraId="275007FD" w14:textId="77777777" w:rsidR="00F552CF" w:rsidRDefault="00F552CF" w:rsidP="00F552CF">
      <w:pPr>
        <w:pStyle w:val="SC-Source"/>
        <w:ind w:left="720"/>
      </w:pPr>
      <w:r>
        <w:t xml:space="preserve">  'usage': {'prompt_tokens': 12, 'completion_tokens': 89, 'total_tokens': 101},</w:t>
      </w:r>
    </w:p>
    <w:p w14:paraId="444F3653" w14:textId="77777777" w:rsidR="00F552CF" w:rsidRDefault="00F552CF" w:rsidP="00F552CF">
      <w:pPr>
        <w:pStyle w:val="SC-Source"/>
        <w:ind w:left="720"/>
      </w:pPr>
      <w:r>
        <w:t xml:space="preserve">  'choices': [</w:t>
      </w:r>
    </w:p>
    <w:p w14:paraId="2DE3D795" w14:textId="77777777" w:rsidR="00F552CF" w:rsidRDefault="00F552CF" w:rsidP="00F552CF">
      <w:pPr>
        <w:pStyle w:val="SC-Source"/>
        <w:ind w:left="720"/>
      </w:pPr>
      <w:r>
        <w:t xml:space="preserve">    {</w:t>
      </w:r>
    </w:p>
    <w:p w14:paraId="18D24945" w14:textId="77777777" w:rsidR="00F552CF" w:rsidRDefault="00F552CF" w:rsidP="00F552CF">
      <w:pPr>
        <w:pStyle w:val="SC-Source"/>
        <w:ind w:left="720"/>
      </w:pPr>
      <w:r>
        <w:t xml:space="preserve">      'text': ' 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651A33F" w14:textId="77777777" w:rsidR="00F552CF" w:rsidRDefault="00F552CF" w:rsidP="00F552CF">
      <w:pPr>
        <w:pStyle w:val="SC-Source"/>
        <w:ind w:left="720"/>
      </w:pPr>
      <w:r>
        <w:t xml:space="preserve">      'index': 0,</w:t>
      </w:r>
    </w:p>
    <w:p w14:paraId="14F09728" w14:textId="77777777" w:rsidR="00F552CF" w:rsidRDefault="00F552CF" w:rsidP="00F552CF">
      <w:pPr>
        <w:pStyle w:val="SC-Source"/>
        <w:ind w:left="720"/>
      </w:pPr>
      <w:r>
        <w:t xml:space="preserve">      'logprobs': None,</w:t>
      </w:r>
    </w:p>
    <w:p w14:paraId="6CE3A941" w14:textId="77777777" w:rsidR="00F552CF" w:rsidRDefault="00F552CF" w:rsidP="00F552CF">
      <w:pPr>
        <w:pStyle w:val="SC-Source"/>
        <w:ind w:left="720"/>
      </w:pPr>
      <w:r>
        <w:t xml:space="preserve">      'finish_reason': 'stop'</w:t>
      </w:r>
    </w:p>
    <w:p w14:paraId="74E106A4" w14:textId="77777777" w:rsidR="00F552CF" w:rsidRDefault="00F552CF" w:rsidP="00F552CF">
      <w:pPr>
        <w:pStyle w:val="SC-Source"/>
        <w:ind w:left="720"/>
      </w:pPr>
      <w:r>
        <w:t xml:space="preserve">    }</w:t>
      </w:r>
    </w:p>
    <w:p w14:paraId="77C8AE4C" w14:textId="77777777" w:rsidR="00F552CF" w:rsidRDefault="00F552CF" w:rsidP="00F552CF">
      <w:pPr>
        <w:pStyle w:val="SC-Source"/>
        <w:ind w:left="720"/>
      </w:pPr>
      <w:r>
        <w:t xml:space="preserve">  ]</w:t>
      </w:r>
    </w:p>
    <w:p w14:paraId="63ED7558" w14:textId="68D38907" w:rsidR="00DF67A7" w:rsidRDefault="00F552CF" w:rsidP="00F552CF">
      <w:pPr>
        <w:pStyle w:val="SC-Source"/>
        <w:ind w:left="720"/>
      </w:pPr>
      <w:r>
        <w:t>}</w:t>
      </w:r>
    </w:p>
    <w:p w14:paraId="0E5E4C56" w14:textId="59B60C27" w:rsidR="00F552CF" w:rsidRDefault="002C0D14" w:rsidP="002C0D14">
      <w:pPr>
        <w:pStyle w:val="P-Regular"/>
        <w:ind w:left="720"/>
      </w:pPr>
      <w:r w:rsidRPr="002C0D14">
        <w:t xml:space="preserve">In this example, we access the response text using </w:t>
      </w:r>
      <w:r w:rsidRPr="000E1F91">
        <w:rPr>
          <w:rStyle w:val="P-Code"/>
          <w:rPrChange w:id="297" w:author="Aamir Ahmed" w:date="2023-04-21T13:38:00Z">
            <w:rPr>
              <w:rStyle w:val="P-Bold"/>
            </w:rPr>
          </w:rPrChange>
        </w:rPr>
        <w:t>response.choices[0].text.strip()</w:t>
      </w:r>
      <w:r w:rsidRPr="002C0D14">
        <w:t>, which returns the following text:</w:t>
      </w:r>
    </w:p>
    <w:p w14:paraId="1692C84B" w14:textId="1C4F40AD" w:rsidR="002C0D14" w:rsidRPr="000E1F91" w:rsidRDefault="002C0D14">
      <w:pPr>
        <w:pStyle w:val="L-Source"/>
        <w:rPr>
          <w:rStyle w:val="SC-Highlight"/>
          <w:rPrChange w:id="298" w:author="Aamir Ahmed" w:date="2023-04-21T13:39:00Z">
            <w:rPr/>
          </w:rPrChange>
        </w:rPr>
        <w:pPrChange w:id="299" w:author="Aamir Ahmed" w:date="2023-04-21T13:39:00Z">
          <w:pPr>
            <w:pStyle w:val="P-Source"/>
            <w:ind w:left="720"/>
          </w:pPr>
        </w:pPrChange>
      </w:pPr>
      <w:r w:rsidRPr="000E1F91">
        <w:rPr>
          <w:rStyle w:val="SC-Highlight"/>
          <w:rPrChange w:id="300" w:author="Aamir Ahmed" w:date="2023-04-21T13:39:00Z">
            <w:rPr/>
          </w:rPrChange>
        </w:rPr>
        <w:t>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D33AED9" w14:textId="77777777" w:rsidR="00162008" w:rsidRPr="00162008" w:rsidRDefault="00162008" w:rsidP="00162008">
      <w:pPr>
        <w:pStyle w:val="H2-Heading"/>
      </w:pPr>
      <w:r w:rsidRPr="00162008">
        <w:t>There's more…</w:t>
      </w:r>
    </w:p>
    <w:p w14:paraId="7FE908F6" w14:textId="18014FF7" w:rsidR="00517B36" w:rsidRPr="00517B36" w:rsidRDefault="00162008" w:rsidP="00517B36">
      <w:pPr>
        <w:pStyle w:val="P-Regular"/>
      </w:pPr>
      <w:r w:rsidRPr="00162008">
        <w:rPr>
          <w:lang w:val="en-US"/>
        </w:rPr>
        <w:t xml:space="preserve">You can further customize the API request by modifying the parameters in the </w:t>
      </w:r>
      <w:r w:rsidRPr="000E1F91">
        <w:rPr>
          <w:rStyle w:val="P-Code"/>
          <w:rPrChange w:id="301" w:author="Aamir Ahmed" w:date="2023-04-21T13:39:00Z">
            <w:rPr>
              <w:rStyle w:val="P-Bold"/>
              <w:lang w:val="en-US"/>
            </w:rPr>
          </w:rPrChange>
        </w:rPr>
        <w:t>openai.Completion.create()</w:t>
      </w:r>
      <w:r>
        <w:rPr>
          <w:lang w:val="en-US"/>
        </w:rPr>
        <w:t xml:space="preserve"> </w:t>
      </w:r>
      <w:r w:rsidRPr="00162008">
        <w:rPr>
          <w:lang w:val="en-US"/>
        </w:rPr>
        <w:t xml:space="preserve">method. For example, you can adjust the temperature to get more </w:t>
      </w:r>
      <w:r w:rsidR="00CB4088">
        <w:rPr>
          <w:lang w:val="en-US"/>
        </w:rPr>
        <w:t>creative or focused</w:t>
      </w:r>
      <w:r w:rsidRPr="00162008">
        <w:rPr>
          <w:lang w:val="en-US"/>
        </w:rPr>
        <w:t xml:space="preserve"> responses, </w:t>
      </w:r>
      <w:r w:rsidR="00517B36" w:rsidRPr="00517B36">
        <w:t xml:space="preserve">change the </w:t>
      </w:r>
      <w:r w:rsidR="00517B36" w:rsidRPr="000E1F91">
        <w:rPr>
          <w:rStyle w:val="P-Code"/>
          <w:rPrChange w:id="302" w:author="Aamir Ahmed" w:date="2023-04-21T13:39:00Z">
            <w:rPr>
              <w:rStyle w:val="P-Bold"/>
            </w:rPr>
          </w:rPrChange>
        </w:rPr>
        <w:t>max_tokens</w:t>
      </w:r>
      <w:r w:rsidR="00517B36" w:rsidRPr="00517B36">
        <w:t xml:space="preserve"> value to limit or expand the length of the generated content, or use the </w:t>
      </w:r>
      <w:r w:rsidR="00517B36" w:rsidRPr="000E1F91">
        <w:rPr>
          <w:rStyle w:val="P-Code"/>
          <w:rPrChange w:id="303" w:author="Aamir Ahmed" w:date="2023-04-21T13:39:00Z">
            <w:rPr>
              <w:rStyle w:val="P-Bold"/>
            </w:rPr>
          </w:rPrChange>
        </w:rPr>
        <w:t>stop</w:t>
      </w:r>
      <w:r w:rsidR="00517B36" w:rsidRPr="00517B36">
        <w:t xml:space="preserve"> parameter to define specific stopping points for the response generation.</w:t>
      </w:r>
    </w:p>
    <w:p w14:paraId="2A09BAC8" w14:textId="77777777" w:rsidR="00517B36" w:rsidRPr="00517B36" w:rsidRDefault="00517B36" w:rsidP="00517B36">
      <w:pPr>
        <w:pStyle w:val="P-Regular"/>
      </w:pPr>
      <w:r w:rsidRPr="00517B36">
        <w:lastRenderedPageBreak/>
        <w:t xml:space="preserve">Additionally, you can experiment with the </w:t>
      </w:r>
      <w:r w:rsidRPr="000E1F91">
        <w:rPr>
          <w:rStyle w:val="P-Code"/>
          <w:rPrChange w:id="304" w:author="Aamir Ahmed" w:date="2023-04-21T13:39:00Z">
            <w:rPr>
              <w:rStyle w:val="P-Bold"/>
            </w:rPr>
          </w:rPrChange>
        </w:rPr>
        <w:t>n</w:t>
      </w:r>
      <w:r w:rsidRPr="00517B36">
        <w:t xml:space="preserve"> parameter to generate multiple responses and compare their quality or variety. Keep in mind that generating multiple responses will consume more tokens and may affect the cost and execution time of the API request.</w:t>
      </w:r>
    </w:p>
    <w:p w14:paraId="1E86BC46" w14:textId="0CBDD3D6" w:rsidR="0013729F" w:rsidRDefault="00517B36" w:rsidP="005758B7">
      <w:pPr>
        <w:pStyle w:val="P-Regular"/>
      </w:pPr>
      <w:r w:rsidRPr="00517B36">
        <w:t>It's essential to understand and fine-tune these parameters to get the desired output from ChatGPT, as different tasks or scenarios may require different levels of creativity, response length, or stopping conditions. As you become more familiar with the OpenAI API, you'll be able to leverage these parameters effectively to tailor the generated content to your specific cybersecurity tasks and requirements.</w:t>
      </w:r>
    </w:p>
    <w:p w14:paraId="10BEF9A5" w14:textId="593306EF" w:rsidR="0072708A" w:rsidRDefault="0072708A" w:rsidP="0072708A">
      <w:pPr>
        <w:pStyle w:val="H1-Section"/>
      </w:pPr>
      <w:r w:rsidRPr="0072708A">
        <w:t xml:space="preserve">Using </w:t>
      </w:r>
      <w:r w:rsidR="00691194">
        <w:t>Files for P</w:t>
      </w:r>
      <w:r w:rsidRPr="0072708A">
        <w:t>rompt</w:t>
      </w:r>
      <w:r w:rsidR="00691194">
        <w:t xml:space="preserve">s and </w:t>
      </w:r>
      <w:r w:rsidR="00476EF5">
        <w:t>API Key Access</w:t>
      </w:r>
    </w:p>
    <w:p w14:paraId="108C20CB" w14:textId="2320783F" w:rsidR="005758B7" w:rsidRDefault="00C84C90" w:rsidP="005758B7">
      <w:pPr>
        <w:pStyle w:val="P-Regular"/>
      </w:pPr>
      <w:r w:rsidRPr="00C84C90">
        <w:t xml:space="preserve">In this recipe, we will learn how to use external text files to store and retrieve prompts for interacting with the </w:t>
      </w:r>
      <w:r w:rsidR="009F301F">
        <w:t xml:space="preserve">OpenAI </w:t>
      </w:r>
      <w:r w:rsidRPr="00C84C90">
        <w:t>API through Python. This method allows for better organization and easier maintenance, as you can quickly update the prompt without modifying the main script.</w:t>
      </w:r>
      <w:r w:rsidR="00621B50">
        <w:t xml:space="preserve"> We will also </w:t>
      </w:r>
      <w:r w:rsidR="00E13606">
        <w:t>introduce a new method of accessing the OpenAI API key</w:t>
      </w:r>
      <w:r w:rsidR="009A305E">
        <w:t xml:space="preserve">, using files, </w:t>
      </w:r>
      <w:r w:rsidR="00884261">
        <w:t>making</w:t>
      </w:r>
      <w:r w:rsidR="009A305E">
        <w:t xml:space="preserve"> </w:t>
      </w:r>
      <w:r w:rsidR="00164F7B">
        <w:t xml:space="preserve">the process of </w:t>
      </w:r>
      <w:r w:rsidR="00884261">
        <w:t xml:space="preserve">changing </w:t>
      </w:r>
      <w:r w:rsidR="009A305E">
        <w:t>the API key much</w:t>
      </w:r>
      <w:r w:rsidR="00164F7B">
        <w:t xml:space="preserve"> more flexible.</w:t>
      </w:r>
    </w:p>
    <w:p w14:paraId="1010F273" w14:textId="49A185AE" w:rsidR="009F301F" w:rsidRDefault="009F301F" w:rsidP="00C91A3B">
      <w:pPr>
        <w:pStyle w:val="H2-Heading"/>
      </w:pPr>
      <w:r>
        <w:t>Getting Ready</w:t>
      </w:r>
    </w:p>
    <w:p w14:paraId="0C9F2527" w14:textId="163A5F05" w:rsidR="009F301F" w:rsidRDefault="00C91A3B" w:rsidP="005758B7">
      <w:pPr>
        <w:pStyle w:val="P-Regular"/>
      </w:pPr>
      <w:r w:rsidRPr="00C91A3B">
        <w:t xml:space="preserve">Ensure you have access to the OpenAI API and have set up your API key according to </w:t>
      </w:r>
      <w:ins w:id="305" w:author="Clint Bodungen" w:date="2023-04-24T16:44:00Z">
        <w:r w:rsidR="00F87590">
          <w:t xml:space="preserve">the recipes </w:t>
        </w:r>
        <w:r w:rsidR="00336D35">
          <w:rPr>
            <w:rStyle w:val="P-Italics"/>
          </w:rPr>
          <w:t>Creating an API Key and Interacting</w:t>
        </w:r>
      </w:ins>
      <w:ins w:id="306" w:author="Clint Bodungen" w:date="2023-04-24T16:45:00Z">
        <w:r w:rsidR="00336D35">
          <w:rPr>
            <w:rStyle w:val="P-Italics"/>
          </w:rPr>
          <w:t xml:space="preserve"> with OpenAI and Setting the OpenAI API Key as an Environment Variable</w:t>
        </w:r>
      </w:ins>
      <w:commentRangeStart w:id="307"/>
      <w:del w:id="308" w:author="Clint Bodungen" w:date="2023-04-24T16:44:00Z">
        <w:r w:rsidRPr="003E71CB" w:rsidDel="00F87590">
          <w:rPr>
            <w:rStyle w:val="P-Italics"/>
          </w:rPr>
          <w:delText xml:space="preserve">Recipes </w:delText>
        </w:r>
        <w:r w:rsidR="00D61381" w:rsidRPr="003E71CB" w:rsidDel="00F87590">
          <w:rPr>
            <w:rStyle w:val="P-Italics"/>
          </w:rPr>
          <w:delText>1.2</w:delText>
        </w:r>
      </w:del>
      <w:del w:id="309" w:author="Clint Bodungen" w:date="2023-04-24T16:45:00Z">
        <w:r w:rsidR="00D61381" w:rsidRPr="003E71CB" w:rsidDel="00336D35">
          <w:rPr>
            <w:rStyle w:val="P-Italics"/>
          </w:rPr>
          <w:delText xml:space="preserve"> and </w:delText>
        </w:r>
        <w:r w:rsidRPr="003E71CB" w:rsidDel="00336D35">
          <w:rPr>
            <w:rStyle w:val="P-Italics"/>
          </w:rPr>
          <w:delText>1.7</w:delText>
        </w:r>
      </w:del>
      <w:commentRangeEnd w:id="307"/>
      <w:r w:rsidR="000E1F91">
        <w:rPr>
          <w:rStyle w:val="CommentReference"/>
          <w:rFonts w:eastAsiaTheme="minorHAnsi"/>
          <w:lang w:val="en-US"/>
        </w:rPr>
        <w:commentReference w:id="307"/>
      </w:r>
      <w:r w:rsidRPr="00C91A3B">
        <w:t>.</w:t>
      </w:r>
    </w:p>
    <w:p w14:paraId="308CEC3C" w14:textId="7710ABA7" w:rsidR="00D61381" w:rsidRDefault="00D61381" w:rsidP="00BD7F34">
      <w:pPr>
        <w:pStyle w:val="H2-Heading"/>
        <w:rPr>
          <w:ins w:id="310" w:author="Aamir Ahmed" w:date="2023-04-21T13:41:00Z"/>
        </w:rPr>
      </w:pPr>
      <w:r>
        <w:t>How to do it…</w:t>
      </w:r>
    </w:p>
    <w:p w14:paraId="4D9CF2B2" w14:textId="4529505C" w:rsidR="000E1F91" w:rsidRPr="000E1F91" w:rsidRDefault="000E1F91">
      <w:pPr>
        <w:pStyle w:val="P-Regular"/>
        <w:pPrChange w:id="311" w:author="Aamir Ahmed" w:date="2023-04-21T13:41:00Z">
          <w:pPr>
            <w:pStyle w:val="H2-Heading"/>
          </w:pPr>
        </w:pPrChange>
      </w:pPr>
      <w:commentRangeStart w:id="312"/>
      <w:commentRangeStart w:id="313"/>
      <w:ins w:id="314" w:author="Aamir Ahmed" w:date="2023-04-21T13:41:00Z">
        <w:del w:id="315" w:author="Clint Bodungen" w:date="2023-04-24T16:51:00Z">
          <w:r w:rsidDel="0040793B">
            <w:delText>____</w:delText>
          </w:r>
        </w:del>
      </w:ins>
      <w:ins w:id="316" w:author="Clint Bodungen" w:date="2023-04-24T16:51:00Z">
        <w:r w:rsidR="0040793B" w:rsidRPr="0040793B">
          <w:t xml:space="preserve">This </w:t>
        </w:r>
        <w:r w:rsidR="0040793B">
          <w:t>example</w:t>
        </w:r>
        <w:r w:rsidR="0040793B" w:rsidRPr="0040793B">
          <w:t xml:space="preserve"> demonstrates a practical approach to manage prompts and API keys, making it easier to update and maintain your code. By using external text files, you can efficiently organize your project and collaborate with others. Let's walk through the steps to implement this method:</w:t>
        </w:r>
      </w:ins>
      <w:ins w:id="317" w:author="Aamir Ahmed" w:date="2023-04-21T13:41:00Z">
        <w:del w:id="318" w:author="Clint Bodungen" w:date="2023-04-24T16:51:00Z">
          <w:r w:rsidDel="0040793B">
            <w:delText>____</w:delText>
          </w:r>
        </w:del>
        <w:commentRangeEnd w:id="312"/>
        <w:r>
          <w:rPr>
            <w:rStyle w:val="CommentReference"/>
            <w:rFonts w:eastAsiaTheme="minorHAnsi"/>
            <w:lang w:val="en-US"/>
          </w:rPr>
          <w:commentReference w:id="312"/>
        </w:r>
      </w:ins>
      <w:commentRangeEnd w:id="313"/>
      <w:r w:rsidR="00336D35">
        <w:rPr>
          <w:rStyle w:val="CommentReference"/>
          <w:rFonts w:eastAsiaTheme="minorHAnsi"/>
          <w:lang w:val="en-US"/>
        </w:rPr>
        <w:commentReference w:id="313"/>
      </w:r>
    </w:p>
    <w:p w14:paraId="5BB5A79C" w14:textId="77777777" w:rsidR="003E71CB" w:rsidRDefault="003E71CB" w:rsidP="003E71CB">
      <w:pPr>
        <w:pStyle w:val="L-Numbers"/>
        <w:numPr>
          <w:ilvl w:val="0"/>
          <w:numId w:val="15"/>
        </w:numPr>
      </w:pPr>
      <w:r>
        <w:t>Create a new text file and save it as "</w:t>
      </w:r>
      <w:r w:rsidRPr="000E1F91">
        <w:rPr>
          <w:rStyle w:val="P-Code"/>
          <w:rPrChange w:id="319" w:author="Aamir Ahmed" w:date="2023-04-21T13:41:00Z">
            <w:rPr>
              <w:rStyle w:val="P-Italics"/>
            </w:rPr>
          </w:rPrChange>
        </w:rPr>
        <w:t>prompt.txt</w:t>
      </w:r>
      <w:r w:rsidRPr="000E1F91">
        <w:rPr>
          <w:rStyle w:val="P-Code"/>
          <w:rPrChange w:id="320" w:author="Aamir Ahmed" w:date="2023-04-21T13:41:00Z">
            <w:rPr/>
          </w:rPrChange>
        </w:rPr>
        <w:t>"</w:t>
      </w:r>
      <w:r>
        <w:t>. Write your desired prompt inside this file and save it.</w:t>
      </w:r>
    </w:p>
    <w:p w14:paraId="79D928F8" w14:textId="62EBE2A9" w:rsidR="00D61381" w:rsidRDefault="003E71CB" w:rsidP="003E71CB">
      <w:pPr>
        <w:pStyle w:val="L-Numbers"/>
      </w:pPr>
      <w:r>
        <w:t>Modify your Python script to include a function to read the contents of a text file:</w:t>
      </w:r>
    </w:p>
    <w:p w14:paraId="2602A942" w14:textId="77777777" w:rsidR="00B57D8B" w:rsidRDefault="00B57D8B" w:rsidP="00B57D8B">
      <w:pPr>
        <w:pStyle w:val="SC-Source"/>
        <w:ind w:left="720"/>
      </w:pPr>
      <w:r>
        <w:t>def open_file(filepath):</w:t>
      </w:r>
    </w:p>
    <w:p w14:paraId="4F2415B4" w14:textId="77777777" w:rsidR="00B57D8B" w:rsidRDefault="00B57D8B" w:rsidP="00B57D8B">
      <w:pPr>
        <w:pStyle w:val="SC-Source"/>
        <w:ind w:left="720"/>
      </w:pPr>
      <w:r>
        <w:t xml:space="preserve">    with open(filepath, 'r', encoding='UTF-8') as infile:</w:t>
      </w:r>
    </w:p>
    <w:p w14:paraId="0DA876B7" w14:textId="3661743B" w:rsidR="0014594B" w:rsidRDefault="00B57D8B" w:rsidP="00B57D8B">
      <w:pPr>
        <w:pStyle w:val="SC-Source"/>
        <w:ind w:left="720"/>
      </w:pPr>
      <w:r>
        <w:t xml:space="preserve">        return infile.read()</w:t>
      </w:r>
    </w:p>
    <w:p w14:paraId="692A1AC7" w14:textId="3EDA435E" w:rsidR="00B01FC7" w:rsidRDefault="00741C62" w:rsidP="00B01FC7">
      <w:pPr>
        <w:pStyle w:val="L-Numbers"/>
      </w:pPr>
      <w:r>
        <w:lastRenderedPageBreak/>
        <w:t>Using the script from</w:t>
      </w:r>
      <w:ins w:id="321" w:author="Clint Bodungen" w:date="2023-04-24T16:56:00Z">
        <w:r w:rsidR="009314B3">
          <w:t xml:space="preserve"> the recipe</w:t>
        </w:r>
      </w:ins>
      <w:r>
        <w:t xml:space="preserve"> </w:t>
      </w:r>
      <w:ins w:id="322" w:author="Clint Bodungen" w:date="2023-04-24T16:56:00Z">
        <w:r w:rsidR="009314B3">
          <w:rPr>
            <w:rStyle w:val="P-Italics"/>
          </w:rPr>
          <w:t>Sending Requests and Handling Responses with Python</w:t>
        </w:r>
      </w:ins>
      <w:commentRangeStart w:id="323"/>
      <w:del w:id="324" w:author="Clint Bodungen" w:date="2023-04-24T16:56:00Z">
        <w:r w:rsidRPr="00741C62" w:rsidDel="009314B3">
          <w:rPr>
            <w:rStyle w:val="P-Italics"/>
          </w:rPr>
          <w:delText>Recipe 1.8</w:delText>
        </w:r>
      </w:del>
      <w:commentRangeEnd w:id="323"/>
      <w:r w:rsidR="000E1F91">
        <w:rPr>
          <w:rStyle w:val="CommentReference"/>
          <w:rFonts w:eastAsiaTheme="minorHAnsi"/>
          <w:lang w:val="en-US"/>
        </w:rPr>
        <w:commentReference w:id="323"/>
      </w:r>
      <w:r w:rsidR="00B01FC7" w:rsidRPr="00B01FC7">
        <w:t xml:space="preserve">, replace the hardcoded prompt with a call to the </w:t>
      </w:r>
      <w:r w:rsidR="00B01FC7" w:rsidRPr="000E1F91">
        <w:rPr>
          <w:rStyle w:val="P-Code"/>
          <w:rPrChange w:id="325" w:author="Aamir Ahmed" w:date="2023-04-21T13:41:00Z">
            <w:rPr>
              <w:rStyle w:val="P-Bold"/>
            </w:rPr>
          </w:rPrChange>
        </w:rPr>
        <w:t>open_file</w:t>
      </w:r>
      <w:r w:rsidR="00B01FC7">
        <w:t xml:space="preserve"> </w:t>
      </w:r>
      <w:r w:rsidR="00B01FC7" w:rsidRPr="00B01FC7">
        <w:t>function, passing the path to the "</w:t>
      </w:r>
      <w:r w:rsidR="00B01FC7" w:rsidRPr="000E1F91">
        <w:rPr>
          <w:rStyle w:val="P-Code"/>
          <w:rPrChange w:id="326" w:author="Aamir Ahmed" w:date="2023-04-21T13:41:00Z">
            <w:rPr>
              <w:rStyle w:val="P-Italics"/>
            </w:rPr>
          </w:rPrChange>
        </w:rPr>
        <w:t>prompt.txt</w:t>
      </w:r>
      <w:r w:rsidR="00B01FC7" w:rsidRPr="00B01FC7">
        <w:t>" file as an argument:</w:t>
      </w:r>
    </w:p>
    <w:p w14:paraId="7794003C" w14:textId="14F30AFA" w:rsidR="00BE48BA" w:rsidRDefault="00BE48BA" w:rsidP="00BE48BA">
      <w:pPr>
        <w:pStyle w:val="SC-Source"/>
        <w:ind w:left="720"/>
      </w:pPr>
      <w:r w:rsidRPr="00BE48BA">
        <w:t>prompt = open_file("prompt.txt")</w:t>
      </w:r>
    </w:p>
    <w:p w14:paraId="449BF695" w14:textId="497FBFE3" w:rsidR="00B014CE" w:rsidRDefault="00B014CE" w:rsidP="00D03B3D">
      <w:pPr>
        <w:pStyle w:val="L-Numbers"/>
      </w:pPr>
      <w:r>
        <w:t xml:space="preserve">Create a file called </w:t>
      </w:r>
      <w:r w:rsidRPr="000E1F91">
        <w:rPr>
          <w:rStyle w:val="P-Code"/>
          <w:rPrChange w:id="327" w:author="Aamir Ahmed" w:date="2023-04-21T13:41:00Z">
            <w:rPr>
              <w:rStyle w:val="P-Italics"/>
            </w:rPr>
          </w:rPrChange>
        </w:rPr>
        <w:t>prompt.txt</w:t>
      </w:r>
      <w:r>
        <w:t xml:space="preserve"> and enter the following prompt text</w:t>
      </w:r>
      <w:r w:rsidR="00355965">
        <w:t xml:space="preserve"> (</w:t>
      </w:r>
      <w:r w:rsidR="00CC37B2">
        <w:t xml:space="preserve">same </w:t>
      </w:r>
      <w:r w:rsidR="002F3DD3">
        <w:t xml:space="preserve">prompt </w:t>
      </w:r>
      <w:r w:rsidR="00CC37B2">
        <w:t>as</w:t>
      </w:r>
      <w:ins w:id="328" w:author="Clint Bodungen" w:date="2023-04-24T16:55:00Z">
        <w:r w:rsidR="00C22B0E">
          <w:t xml:space="preserve"> in the recipe</w:t>
        </w:r>
      </w:ins>
      <w:r w:rsidR="00CC37B2">
        <w:t xml:space="preserve"> </w:t>
      </w:r>
      <w:ins w:id="329" w:author="Clint Bodungen" w:date="2023-04-24T16:56:00Z">
        <w:r w:rsidR="009314B3">
          <w:rPr>
            <w:rStyle w:val="P-Italics"/>
          </w:rPr>
          <w:t>Sending Requests and Handling Responses with Python</w:t>
        </w:r>
      </w:ins>
      <w:commentRangeStart w:id="330"/>
      <w:del w:id="331" w:author="Clint Bodungen" w:date="2023-04-24T16:56:00Z">
        <w:r w:rsidR="00385920" w:rsidRPr="00385920" w:rsidDel="00C22B0E">
          <w:rPr>
            <w:rStyle w:val="P-Italics"/>
          </w:rPr>
          <w:delText>R</w:delText>
        </w:r>
        <w:r w:rsidR="00CC37B2" w:rsidRPr="00385920" w:rsidDel="00C22B0E">
          <w:rPr>
            <w:rStyle w:val="P-Italics"/>
          </w:rPr>
          <w:delText>ecipe</w:delText>
        </w:r>
        <w:r w:rsidR="00385920" w:rsidRPr="00385920" w:rsidDel="00C22B0E">
          <w:rPr>
            <w:rStyle w:val="P-Italics"/>
          </w:rPr>
          <w:delText xml:space="preserve"> 1.</w:delText>
        </w:r>
      </w:del>
      <w:del w:id="332" w:author="Clint Bodungen" w:date="2023-04-24T16:55:00Z">
        <w:r w:rsidR="00385920" w:rsidRPr="00385920" w:rsidDel="00C22B0E">
          <w:rPr>
            <w:rStyle w:val="P-Italics"/>
          </w:rPr>
          <w:delText>8</w:delText>
        </w:r>
      </w:del>
      <w:commentRangeEnd w:id="330"/>
      <w:r w:rsidR="000E1F91">
        <w:rPr>
          <w:rStyle w:val="CommentReference"/>
          <w:rFonts w:eastAsiaTheme="minorHAnsi"/>
          <w:lang w:val="en-US"/>
        </w:rPr>
        <w:commentReference w:id="330"/>
      </w:r>
      <w:r w:rsidR="00CC37B2">
        <w:t>)</w:t>
      </w:r>
      <w:r>
        <w:t>:</w:t>
      </w:r>
    </w:p>
    <w:p w14:paraId="4E40E287" w14:textId="7C8621EE" w:rsidR="00B014CE" w:rsidRDefault="00355965" w:rsidP="00355965">
      <w:pPr>
        <w:pStyle w:val="SC-Source"/>
        <w:ind w:left="720"/>
      </w:pPr>
      <w:r>
        <w:t>Explain the difference between symmetric and asymmetric encryption.</w:t>
      </w:r>
    </w:p>
    <w:p w14:paraId="48F1E610" w14:textId="23039D98" w:rsidR="00385920" w:rsidRDefault="00385920" w:rsidP="00385920">
      <w:pPr>
        <w:pStyle w:val="L-Numbers"/>
      </w:pPr>
      <w:r>
        <w:t>Set up your API key using a file instead of environment variables:</w:t>
      </w:r>
    </w:p>
    <w:p w14:paraId="4FCADCC3" w14:textId="524E354C" w:rsidR="00385920" w:rsidRDefault="00385920" w:rsidP="00385920">
      <w:pPr>
        <w:pStyle w:val="SC-Source"/>
        <w:ind w:left="720"/>
      </w:pPr>
      <w:r>
        <w:t>openai.api_key = open_file('openai-key.txt')</w:t>
      </w:r>
    </w:p>
    <w:p w14:paraId="190917A5" w14:textId="0A467A28" w:rsidR="00593496" w:rsidRDefault="00593496" w:rsidP="00D03B3D">
      <w:pPr>
        <w:pStyle w:val="L-Numbers"/>
      </w:pPr>
      <w:r>
        <w:t xml:space="preserve">Create a file called </w:t>
      </w:r>
      <w:r w:rsidRPr="000E1F91">
        <w:rPr>
          <w:rStyle w:val="P-Code"/>
          <w:rPrChange w:id="333" w:author="Aamir Ahmed" w:date="2023-04-21T13:42:00Z">
            <w:rPr>
              <w:rStyle w:val="P-Italics"/>
            </w:rPr>
          </w:rPrChange>
        </w:rPr>
        <w:t>openai-key.txt</w:t>
      </w:r>
      <w:r>
        <w:t xml:space="preserve"> and</w:t>
      </w:r>
      <w:r w:rsidR="00226EDD">
        <w:t xml:space="preserve"> past your </w:t>
      </w:r>
      <w:r w:rsidR="00226EDD" w:rsidRPr="00226EDD">
        <w:rPr>
          <w:rStyle w:val="P-Bold"/>
        </w:rPr>
        <w:t>OpenAI API key</w:t>
      </w:r>
      <w:r w:rsidR="00226EDD">
        <w:t xml:space="preserve"> into the file with nothing else.</w:t>
      </w:r>
    </w:p>
    <w:p w14:paraId="3B78DCDB" w14:textId="44555776" w:rsidR="00F1282D" w:rsidRDefault="00F1282D" w:rsidP="00D03B3D">
      <w:pPr>
        <w:pStyle w:val="L-Numbers"/>
      </w:pPr>
      <w:r>
        <w:t>Use the prompt variable in your API call as you normally would.</w:t>
      </w:r>
    </w:p>
    <w:p w14:paraId="2C03EE49" w14:textId="0C5614C7" w:rsidR="008F2FCD" w:rsidRDefault="008F2FCD" w:rsidP="008F2FCD">
      <w:pPr>
        <w:pStyle w:val="L-Numbers"/>
        <w:numPr>
          <w:ilvl w:val="0"/>
          <w:numId w:val="0"/>
        </w:numPr>
        <w:ind w:left="717"/>
      </w:pPr>
      <w:r>
        <w:t>Here is an example of how the modified</w:t>
      </w:r>
      <w:ins w:id="334" w:author="Clint Bodungen" w:date="2023-04-24T16:57:00Z">
        <w:r w:rsidR="00B75ABA">
          <w:t xml:space="preserve"> script </w:t>
        </w:r>
      </w:ins>
      <w:del w:id="335" w:author="Clint Bodungen" w:date="2023-04-24T16:57:00Z">
        <w:r w:rsidR="003546EE" w:rsidDel="00B75ABA">
          <w:delText xml:space="preserve"> </w:delText>
        </w:r>
        <w:commentRangeStart w:id="336"/>
        <w:r w:rsidR="003546EE" w:rsidRPr="003546EE" w:rsidDel="00B75ABA">
          <w:rPr>
            <w:rStyle w:val="P-Italics"/>
          </w:rPr>
          <w:delText>Recipe 1.8</w:delText>
        </w:r>
      </w:del>
      <w:ins w:id="337" w:author="Clint Bodungen" w:date="2023-04-24T16:57:00Z">
        <w:r w:rsidR="00B75ABA">
          <w:rPr>
            <w:rStyle w:val="P-Italics"/>
          </w:rPr>
          <w:t>Sending Requests and Handling Responses with Python</w:t>
        </w:r>
      </w:ins>
      <w:r>
        <w:t xml:space="preserve"> </w:t>
      </w:r>
      <w:commentRangeEnd w:id="336"/>
      <w:r w:rsidR="000E1F91">
        <w:rPr>
          <w:rStyle w:val="CommentReference"/>
          <w:rFonts w:eastAsiaTheme="minorHAnsi"/>
          <w:lang w:val="en-US"/>
        </w:rPr>
        <w:commentReference w:id="336"/>
      </w:r>
      <w:del w:id="338" w:author="Clint Bodungen" w:date="2023-04-24T16:57:00Z">
        <w:r w:rsidDel="00B75ABA">
          <w:delText xml:space="preserve">script </w:delText>
        </w:r>
      </w:del>
      <w:r>
        <w:t>would look:</w:t>
      </w:r>
    </w:p>
    <w:p w14:paraId="5B897102" w14:textId="77777777" w:rsidR="00F26070" w:rsidRDefault="00F26070" w:rsidP="00F26070">
      <w:pPr>
        <w:pStyle w:val="SC-Source"/>
        <w:ind w:left="720"/>
      </w:pPr>
      <w:r>
        <w:t>import openai</w:t>
      </w:r>
    </w:p>
    <w:p w14:paraId="42C14673" w14:textId="77777777" w:rsidR="00F26070" w:rsidRDefault="00F26070" w:rsidP="00F26070">
      <w:pPr>
        <w:pStyle w:val="SC-Source"/>
        <w:ind w:left="720"/>
      </w:pPr>
      <w:r>
        <w:t>import os</w:t>
      </w:r>
    </w:p>
    <w:p w14:paraId="0BB872C3" w14:textId="77777777" w:rsidR="00F26070" w:rsidRDefault="00F26070" w:rsidP="00F26070">
      <w:pPr>
        <w:pStyle w:val="SC-Source"/>
        <w:ind w:left="720"/>
      </w:pPr>
    </w:p>
    <w:p w14:paraId="40D77CF8" w14:textId="77777777" w:rsidR="00593496" w:rsidRDefault="00593496" w:rsidP="00593496">
      <w:pPr>
        <w:pStyle w:val="SC-Source"/>
        <w:ind w:left="720"/>
      </w:pPr>
      <w:bookmarkStart w:id="339" w:name="_Hlk132880148"/>
      <w:r>
        <w:t>openai.api_key = open_file('openai-key.txt')</w:t>
      </w:r>
    </w:p>
    <w:bookmarkEnd w:id="339"/>
    <w:p w14:paraId="680C8BA0" w14:textId="77777777" w:rsidR="00593496" w:rsidRDefault="00593496" w:rsidP="00F26070">
      <w:pPr>
        <w:pStyle w:val="SC-Source"/>
        <w:ind w:left="720"/>
      </w:pPr>
    </w:p>
    <w:p w14:paraId="34C2C011" w14:textId="6D5EC731" w:rsidR="00F26070" w:rsidRDefault="00F26070" w:rsidP="00F26070">
      <w:pPr>
        <w:pStyle w:val="SC-Source"/>
        <w:ind w:left="720"/>
      </w:pPr>
      <w:r>
        <w:t>def open_file(filepath):</w:t>
      </w:r>
    </w:p>
    <w:p w14:paraId="2E4F0AAB" w14:textId="77777777" w:rsidR="00F26070" w:rsidRDefault="00F26070" w:rsidP="00F26070">
      <w:pPr>
        <w:pStyle w:val="SC-Source"/>
        <w:ind w:left="720"/>
      </w:pPr>
      <w:r>
        <w:t xml:space="preserve">    with open(filepath, 'r', encoding='UTF-8') as infile:</w:t>
      </w:r>
    </w:p>
    <w:p w14:paraId="29590855" w14:textId="77777777" w:rsidR="00F26070" w:rsidRDefault="00F26070" w:rsidP="00F26070">
      <w:pPr>
        <w:pStyle w:val="SC-Source"/>
        <w:ind w:left="720"/>
      </w:pPr>
      <w:r>
        <w:t xml:space="preserve">        return infile.read()</w:t>
      </w:r>
    </w:p>
    <w:p w14:paraId="57A15FEC" w14:textId="77777777" w:rsidR="00F26070" w:rsidRDefault="00F26070" w:rsidP="00F26070">
      <w:pPr>
        <w:pStyle w:val="SC-Source"/>
        <w:ind w:left="720"/>
      </w:pPr>
    </w:p>
    <w:p w14:paraId="64E9BFAB" w14:textId="77777777" w:rsidR="00F26070" w:rsidRDefault="00F26070" w:rsidP="00F26070">
      <w:pPr>
        <w:pStyle w:val="SC-Source"/>
        <w:ind w:left="720"/>
      </w:pPr>
      <w:r>
        <w:t>def get_chat_gpt_response(prompt):</w:t>
      </w:r>
    </w:p>
    <w:p w14:paraId="766AE247" w14:textId="77777777" w:rsidR="00F26070" w:rsidRDefault="00F26070" w:rsidP="00F26070">
      <w:pPr>
        <w:pStyle w:val="SC-Source"/>
        <w:ind w:left="720"/>
      </w:pPr>
      <w:r>
        <w:t xml:space="preserve">    response = openai.Completion.create(</w:t>
      </w:r>
    </w:p>
    <w:p w14:paraId="7D77B1DA" w14:textId="3809A285" w:rsidR="00F26070" w:rsidRDefault="00F26070" w:rsidP="00F26070">
      <w:pPr>
        <w:pStyle w:val="SC-Source"/>
        <w:ind w:left="720"/>
      </w:pPr>
      <w:r>
        <w:t xml:space="preserve">        engine="text-davinci-00</w:t>
      </w:r>
      <w:ins w:id="340" w:author="Clint Bodungen" w:date="2023-05-07T09:36:00Z">
        <w:r w:rsidR="004959DE">
          <w:t>3</w:t>
        </w:r>
      </w:ins>
      <w:del w:id="341" w:author="Clint Bodungen" w:date="2023-05-07T09:36:00Z">
        <w:r w:rsidDel="004959DE">
          <w:delText>2</w:delText>
        </w:r>
      </w:del>
      <w:r>
        <w:t>",</w:t>
      </w:r>
    </w:p>
    <w:p w14:paraId="73EF0655" w14:textId="77777777" w:rsidR="00F26070" w:rsidRDefault="00F26070" w:rsidP="00F26070">
      <w:pPr>
        <w:pStyle w:val="SC-Source"/>
        <w:ind w:left="720"/>
      </w:pPr>
      <w:r>
        <w:lastRenderedPageBreak/>
        <w:t xml:space="preserve">        prompt=prompt,</w:t>
      </w:r>
    </w:p>
    <w:p w14:paraId="33D2DABF" w14:textId="77777777" w:rsidR="00F26070" w:rsidRDefault="00F26070" w:rsidP="00F26070">
      <w:pPr>
        <w:pStyle w:val="SC-Source"/>
        <w:ind w:left="720"/>
      </w:pPr>
      <w:r>
        <w:t xml:space="preserve">        max_tokens=150,</w:t>
      </w:r>
    </w:p>
    <w:p w14:paraId="3B1EB292" w14:textId="77777777" w:rsidR="00F26070" w:rsidRDefault="00F26070" w:rsidP="00F26070">
      <w:pPr>
        <w:pStyle w:val="SC-Source"/>
        <w:ind w:left="720"/>
      </w:pPr>
      <w:r>
        <w:t xml:space="preserve">        n=1,</w:t>
      </w:r>
    </w:p>
    <w:p w14:paraId="23B55512" w14:textId="77777777" w:rsidR="00F26070" w:rsidRDefault="00F26070" w:rsidP="00F26070">
      <w:pPr>
        <w:pStyle w:val="SC-Source"/>
        <w:ind w:left="720"/>
      </w:pPr>
      <w:r>
        <w:t xml:space="preserve">        stop=None,</w:t>
      </w:r>
    </w:p>
    <w:p w14:paraId="7E8D58B2" w14:textId="77777777" w:rsidR="00F26070" w:rsidRDefault="00F26070" w:rsidP="00F26070">
      <w:pPr>
        <w:pStyle w:val="SC-Source"/>
        <w:ind w:left="720"/>
      </w:pPr>
      <w:r>
        <w:t xml:space="preserve">        temperature=0.5,</w:t>
      </w:r>
    </w:p>
    <w:p w14:paraId="0F90979B" w14:textId="77777777" w:rsidR="00F26070" w:rsidRDefault="00F26070" w:rsidP="00F26070">
      <w:pPr>
        <w:pStyle w:val="SC-Source"/>
        <w:ind w:left="720"/>
      </w:pPr>
      <w:r>
        <w:t xml:space="preserve">    )</w:t>
      </w:r>
    </w:p>
    <w:p w14:paraId="3914E15D" w14:textId="77777777" w:rsidR="00F26070" w:rsidRDefault="00F26070" w:rsidP="00F26070">
      <w:pPr>
        <w:pStyle w:val="SC-Source"/>
        <w:ind w:left="720"/>
      </w:pPr>
      <w:r>
        <w:t xml:space="preserve">    return response.choices[0].text.strip()</w:t>
      </w:r>
    </w:p>
    <w:p w14:paraId="71166E45" w14:textId="77777777" w:rsidR="00F26070" w:rsidRDefault="00F26070" w:rsidP="00F26070">
      <w:pPr>
        <w:pStyle w:val="SC-Source"/>
        <w:ind w:left="720"/>
      </w:pPr>
    </w:p>
    <w:p w14:paraId="049143D5" w14:textId="77777777" w:rsidR="00F26070" w:rsidRDefault="00F26070" w:rsidP="00F26070">
      <w:pPr>
        <w:pStyle w:val="SC-Source"/>
        <w:ind w:left="720"/>
      </w:pPr>
      <w:r>
        <w:t>prompt = open_file("prompt.txt")</w:t>
      </w:r>
    </w:p>
    <w:p w14:paraId="53E3F21B" w14:textId="77777777" w:rsidR="00F26070" w:rsidRDefault="00F26070" w:rsidP="00F26070">
      <w:pPr>
        <w:pStyle w:val="SC-Source"/>
        <w:ind w:left="720"/>
      </w:pPr>
      <w:r>
        <w:t>response_text = get_chat_gpt_response(prompt)</w:t>
      </w:r>
    </w:p>
    <w:p w14:paraId="086646E3" w14:textId="6ACBEAB2" w:rsidR="008F2FCD" w:rsidRDefault="00F26070" w:rsidP="00F26070">
      <w:pPr>
        <w:pStyle w:val="SC-Source"/>
        <w:ind w:left="720"/>
      </w:pPr>
      <w:r>
        <w:t>print(response_text)</w:t>
      </w:r>
    </w:p>
    <w:p w14:paraId="26BD85DE" w14:textId="77777777" w:rsidR="00F1282D" w:rsidRDefault="00F1282D" w:rsidP="00D03B3D">
      <w:pPr>
        <w:pStyle w:val="H2-Heading"/>
      </w:pPr>
      <w:r>
        <w:t>How it works...</w:t>
      </w:r>
    </w:p>
    <w:p w14:paraId="6033EF8B" w14:textId="1599DABE" w:rsidR="00F1282D" w:rsidRDefault="00F1282D" w:rsidP="00F1282D">
      <w:pPr>
        <w:pStyle w:val="P-Regular"/>
      </w:pPr>
      <w:r>
        <w:t xml:space="preserve">The </w:t>
      </w:r>
      <w:r w:rsidRPr="00D03B3D">
        <w:rPr>
          <w:rStyle w:val="P-Bold"/>
        </w:rPr>
        <w:t>open_file</w:t>
      </w:r>
      <w:r w:rsidR="0096189B">
        <w:rPr>
          <w:rStyle w:val="P-Bold"/>
        </w:rPr>
        <w:t>()</w:t>
      </w:r>
      <w:r>
        <w:t xml:space="preserve"> function takes a file path as an argument and opens the file using the </w:t>
      </w:r>
      <w:r w:rsidRPr="00D03B3D">
        <w:rPr>
          <w:rStyle w:val="P-Bold"/>
        </w:rPr>
        <w:t>with open</w:t>
      </w:r>
      <w:r>
        <w:t xml:space="preserve"> statement. It reads the file's content and returns it as a string. This string is then used as the prompt for the API cal</w:t>
      </w:r>
      <w:r w:rsidR="00600DDB">
        <w:t xml:space="preserve">l. A second </w:t>
      </w:r>
      <w:r w:rsidR="009E27B0" w:rsidRPr="009E27B0">
        <w:rPr>
          <w:rStyle w:val="P-Bold"/>
        </w:rPr>
        <w:t>open_file()</w:t>
      </w:r>
      <w:r w:rsidR="009E27B0">
        <w:t xml:space="preserve"> </w:t>
      </w:r>
      <w:r w:rsidR="004C143E">
        <w:t>function call is used to access a text file containing</w:t>
      </w:r>
      <w:r w:rsidR="009E27B0">
        <w:t xml:space="preserve"> the OpenAI API key</w:t>
      </w:r>
      <w:r w:rsidR="00685191">
        <w:t xml:space="preserve"> </w:t>
      </w:r>
      <w:r w:rsidR="00190318">
        <w:t>instead of accessing the API key using environment variables.</w:t>
      </w:r>
    </w:p>
    <w:p w14:paraId="29C216A1" w14:textId="407EEEA0" w:rsidR="00F1282D" w:rsidRDefault="00F1282D" w:rsidP="00F1282D">
      <w:pPr>
        <w:pStyle w:val="P-Regular"/>
      </w:pPr>
      <w:r>
        <w:t>By using an external text file for the prompt</w:t>
      </w:r>
      <w:r w:rsidR="00217B96">
        <w:t xml:space="preserve"> and to access the API key</w:t>
      </w:r>
      <w:r>
        <w:t xml:space="preserve">, you can easily update or change </w:t>
      </w:r>
      <w:del w:id="342" w:author="Aamir Ahmed" w:date="2023-04-21T13:43:00Z">
        <w:r w:rsidDel="000E1F91">
          <w:delText xml:space="preserve">the </w:delText>
        </w:r>
        <w:r w:rsidR="00217B96" w:rsidDel="000E1F91">
          <w:delText>both</w:delText>
        </w:r>
      </w:del>
      <w:ins w:id="343" w:author="Aamir Ahmed" w:date="2023-04-21T13:43:00Z">
        <w:r w:rsidR="000E1F91">
          <w:t>both</w:t>
        </w:r>
      </w:ins>
      <w:r>
        <w:t xml:space="preserve"> without needing to modify the main script</w:t>
      </w:r>
      <w:r w:rsidR="00217B96">
        <w:t xml:space="preserve"> or environment variables</w:t>
      </w:r>
      <w:r>
        <w:t>. This can be particularly helpful when working with multiple prompts or collaborating with others.</w:t>
      </w:r>
    </w:p>
    <w:p w14:paraId="4E0BFEBE" w14:textId="2885237F" w:rsidR="000326CF" w:rsidRDefault="000326CF" w:rsidP="000326CF">
      <w:pPr>
        <w:pStyle w:val="P-CalloutHeading"/>
      </w:pPr>
      <w:r>
        <w:t>Caution</w:t>
      </w:r>
    </w:p>
    <w:p w14:paraId="664AE5FF" w14:textId="1284E96D" w:rsidR="000326CF" w:rsidRPr="000326CF" w:rsidRDefault="00DF6E0F" w:rsidP="000326CF">
      <w:pPr>
        <w:pStyle w:val="P-Callout"/>
      </w:pPr>
      <w:r>
        <w:t>Using this technique to access your</w:t>
      </w:r>
      <w:r w:rsidR="003907FE">
        <w:t xml:space="preserve"> API key does come with a certain level of risk. </w:t>
      </w:r>
      <w:r w:rsidR="00457F94">
        <w:t>A text file is easier to discover and access than an environment variable, so be sure to take the necessary security precations</w:t>
      </w:r>
      <w:r w:rsidR="00802B1F">
        <w:t xml:space="preserve">. It is also important to remember to remove your own API key from the </w:t>
      </w:r>
      <w:r w:rsidR="009E25D4" w:rsidRPr="00DB5D0B">
        <w:rPr>
          <w:rStyle w:val="P-Italics"/>
        </w:rPr>
        <w:t>openapi-key.txt</w:t>
      </w:r>
      <w:r w:rsidR="009E25D4">
        <w:t xml:space="preserve"> file before sharing your script with others, to prevent unintended and/or unauthorized </w:t>
      </w:r>
      <w:r w:rsidR="00DB5D0B">
        <w:t>charges to your OpenAI account.</w:t>
      </w:r>
    </w:p>
    <w:p w14:paraId="15EADE55" w14:textId="77777777" w:rsidR="00F1282D" w:rsidRDefault="00F1282D" w:rsidP="00EA4F12">
      <w:pPr>
        <w:pStyle w:val="H2-Heading"/>
      </w:pPr>
      <w:r>
        <w:t>There's more...</w:t>
      </w:r>
    </w:p>
    <w:p w14:paraId="54F65494" w14:textId="6E600D10" w:rsidR="00F1282D" w:rsidRDefault="00F1282D" w:rsidP="00F1282D">
      <w:pPr>
        <w:pStyle w:val="P-Regular"/>
      </w:pPr>
      <w:r>
        <w:t>You can also use this method to store other parameters or configurations that you may want to change frequently or share with others. This could include API keys, model parameters, or any other settings relevant to your use case.</w:t>
      </w:r>
    </w:p>
    <w:p w14:paraId="1D9F3575" w14:textId="6C6FE848" w:rsidR="000E5112" w:rsidRDefault="000E5112" w:rsidP="006237FB">
      <w:pPr>
        <w:pStyle w:val="H1-Section"/>
      </w:pPr>
      <w:r w:rsidRPr="000E5112">
        <w:lastRenderedPageBreak/>
        <w:t xml:space="preserve">Using </w:t>
      </w:r>
      <w:r w:rsidR="002456D9">
        <w:t>P</w:t>
      </w:r>
      <w:r w:rsidRPr="000E5112">
        <w:t xml:space="preserve">rompt </w:t>
      </w:r>
      <w:r w:rsidR="002456D9">
        <w:t>V</w:t>
      </w:r>
      <w:r w:rsidRPr="000E5112">
        <w:t>ariables</w:t>
      </w:r>
      <w:r w:rsidR="003D157E">
        <w:t xml:space="preserve"> (Application: </w:t>
      </w:r>
      <w:r w:rsidR="00AD7A0E">
        <w:t>Manual Page</w:t>
      </w:r>
      <w:r w:rsidR="0079326F">
        <w:t xml:space="preserve"> Generator)</w:t>
      </w:r>
    </w:p>
    <w:p w14:paraId="5E39EB29" w14:textId="0553611E" w:rsidR="000E5112" w:rsidRDefault="00AB1AEC" w:rsidP="00F1282D">
      <w:pPr>
        <w:pStyle w:val="P-Regular"/>
        <w:rPr>
          <w:lang w:val="en-US"/>
        </w:rPr>
      </w:pPr>
      <w:r w:rsidRPr="00AB1AEC">
        <w:rPr>
          <w:lang w:val="en-US"/>
        </w:rPr>
        <w:t xml:space="preserve">In this recipe, we </w:t>
      </w:r>
      <w:r w:rsidR="006F7401">
        <w:rPr>
          <w:lang w:val="en-US"/>
        </w:rPr>
        <w:t>create</w:t>
      </w:r>
      <w:r w:rsidR="001D5E3B">
        <w:rPr>
          <w:lang w:val="en-US"/>
        </w:rPr>
        <w:t xml:space="preserve"> a Linux style manual page generator, which will accept user input in the form of</w:t>
      </w:r>
      <w:ins w:id="344" w:author="Clint Bodungen" w:date="2023-04-24T16:59:00Z">
        <w:r w:rsidR="00DD6EE3">
          <w:rPr>
            <w:lang w:val="en-US"/>
          </w:rPr>
          <w:t xml:space="preserve"> a</w:t>
        </w:r>
      </w:ins>
      <w:r w:rsidR="0031511E">
        <w:rPr>
          <w:lang w:val="en-US"/>
        </w:rPr>
        <w:t xml:space="preserve"> tool’s name, and our script will generate the manual page output just as entering the </w:t>
      </w:r>
      <w:r w:rsidR="0031511E" w:rsidRPr="0031511E">
        <w:rPr>
          <w:rStyle w:val="P-Code"/>
        </w:rPr>
        <w:t>man</w:t>
      </w:r>
      <w:r w:rsidR="0031511E">
        <w:rPr>
          <w:lang w:val="en-US"/>
        </w:rPr>
        <w:t xml:space="preserve"> command in a Linux terminal. In doing so, we will learn</w:t>
      </w:r>
      <w:r w:rsidRPr="00AB1AEC">
        <w:rPr>
          <w:lang w:val="en-US"/>
        </w:rPr>
        <w:t xml:space="preserve"> how to use variables in a text file to create a standard prompt "template" that can be easily modified by changing certain aspects of it. This approach is particularly useful when you want to use user input or other dynamic content as part of the prompt while maintaining a consistent structure.</w:t>
      </w:r>
    </w:p>
    <w:p w14:paraId="3FBB6BD2" w14:textId="17F014F8" w:rsidR="00BA4CB9" w:rsidRDefault="00BA4CB9" w:rsidP="00BA4CB9">
      <w:pPr>
        <w:pStyle w:val="H2-Heading"/>
      </w:pPr>
      <w:r>
        <w:t>Getting Ready</w:t>
      </w:r>
    </w:p>
    <w:p w14:paraId="5909D2F1" w14:textId="7D4BB665" w:rsidR="00BA4CB9" w:rsidRDefault="00710074" w:rsidP="00F1282D">
      <w:pPr>
        <w:pStyle w:val="P-Regular"/>
        <w:rPr>
          <w:lang w:val="en-US"/>
        </w:rPr>
      </w:pPr>
      <w:r w:rsidRPr="00710074">
        <w:rPr>
          <w:lang w:val="en-US"/>
        </w:rPr>
        <w:t xml:space="preserve">Ensure you have access to the ChatGPT API by logging in to your OpenAI account and have Python and the </w:t>
      </w:r>
      <w:ins w:id="345" w:author="Clint Bodungen" w:date="2023-04-24T17:00:00Z">
        <w:r w:rsidR="004D3264" w:rsidRPr="004D3264">
          <w:rPr>
            <w:rStyle w:val="P-Keyword"/>
            <w:rPrChange w:id="346" w:author="Clint Bodungen" w:date="2023-04-24T17:00:00Z">
              <w:rPr>
                <w:lang w:val="en-US"/>
              </w:rPr>
            </w:rPrChange>
          </w:rPr>
          <w:t>o</w:t>
        </w:r>
      </w:ins>
      <w:del w:id="347" w:author="Clint Bodungen" w:date="2023-04-24T17:00:00Z">
        <w:r w:rsidRPr="004D3264" w:rsidDel="004D3264">
          <w:rPr>
            <w:rStyle w:val="P-Keyword"/>
            <w:rPrChange w:id="348" w:author="Clint Bodungen" w:date="2023-04-24T17:00:00Z">
              <w:rPr>
                <w:lang w:val="en-US"/>
              </w:rPr>
            </w:rPrChange>
          </w:rPr>
          <w:delText>o</w:delText>
        </w:r>
      </w:del>
      <w:r w:rsidRPr="004D3264">
        <w:rPr>
          <w:rStyle w:val="P-Keyword"/>
          <w:rPrChange w:id="349" w:author="Clint Bodungen" w:date="2023-04-24T17:00:00Z">
            <w:rPr>
              <w:lang w:val="en-US"/>
            </w:rPr>
          </w:rPrChange>
        </w:rPr>
        <w:t xml:space="preserve">penai </w:t>
      </w:r>
      <w:r w:rsidRPr="00710074">
        <w:rPr>
          <w:lang w:val="en-US"/>
        </w:rPr>
        <w:t>module installed.</w:t>
      </w:r>
    </w:p>
    <w:p w14:paraId="09CF3166" w14:textId="111D407E" w:rsidR="00710074" w:rsidRDefault="00197EA5" w:rsidP="00197EA5">
      <w:pPr>
        <w:pStyle w:val="H2-Heading"/>
        <w:rPr>
          <w:ins w:id="350" w:author="Aamir Ahmed" w:date="2023-04-21T13:43:00Z"/>
        </w:rPr>
      </w:pPr>
      <w:r>
        <w:t>How to do it…</w:t>
      </w:r>
    </w:p>
    <w:p w14:paraId="5868FE27" w14:textId="512C9F7E" w:rsidR="000E1F91" w:rsidRPr="000E1F91" w:rsidRDefault="000E1F91">
      <w:pPr>
        <w:pStyle w:val="P-Regular"/>
        <w:pPrChange w:id="351" w:author="Aamir Ahmed" w:date="2023-04-21T13:43:00Z">
          <w:pPr>
            <w:pStyle w:val="H2-Heading"/>
          </w:pPr>
        </w:pPrChange>
      </w:pPr>
      <w:commentRangeStart w:id="352"/>
      <w:commentRangeStart w:id="353"/>
      <w:ins w:id="354" w:author="Aamir Ahmed" w:date="2023-04-21T13:43:00Z">
        <w:del w:id="355" w:author="Clint Bodungen" w:date="2023-04-24T17:02:00Z">
          <w:r w:rsidDel="00A020A0">
            <w:delText>_</w:delText>
          </w:r>
        </w:del>
      </w:ins>
      <w:ins w:id="356" w:author="Clint Bodungen" w:date="2023-04-24T17:03:00Z">
        <w:r w:rsidR="00E1182F">
          <w:t>Using</w:t>
        </w:r>
      </w:ins>
      <w:ins w:id="357" w:author="Clint Bodungen" w:date="2023-04-24T17:04:00Z">
        <w:r w:rsidR="00C632BF">
          <w:t xml:space="preserve"> a</w:t>
        </w:r>
      </w:ins>
      <w:ins w:id="358" w:author="Clint Bodungen" w:date="2023-04-24T17:03:00Z">
        <w:r w:rsidR="00E1182F">
          <w:t xml:space="preserve"> text file that contains the prompt and </w:t>
        </w:r>
      </w:ins>
      <w:ins w:id="359" w:author="Clint Bodungen" w:date="2023-04-24T17:04:00Z">
        <w:r w:rsidR="00E1182F">
          <w:t>placeholder variables</w:t>
        </w:r>
        <w:r w:rsidR="00C632BF">
          <w:t xml:space="preserve">, we can create a Python script that </w:t>
        </w:r>
        <w:r w:rsidR="00EB7F49">
          <w:t>will replace the placeholder with user input</w:t>
        </w:r>
      </w:ins>
      <w:ins w:id="360" w:author="Clint Bodungen" w:date="2023-04-24T17:05:00Z">
        <w:r w:rsidR="00EB7F49">
          <w:t>. In this example, we will use this technique to create a L</w:t>
        </w:r>
      </w:ins>
      <w:ins w:id="361" w:author="Clint Bodungen" w:date="2023-04-24T17:01:00Z">
        <w:r w:rsidR="008327AA">
          <w:t>inux-style</w:t>
        </w:r>
      </w:ins>
      <w:ins w:id="362" w:author="Clint Bodungen" w:date="2023-04-24T17:02:00Z">
        <w:r w:rsidR="00A020A0">
          <w:t xml:space="preserve"> manual page generator</w:t>
        </w:r>
      </w:ins>
      <w:ins w:id="363" w:author="Clint Bodungen" w:date="2023-04-24T17:05:00Z">
        <w:r w:rsidR="00EB7F49">
          <w:t>. Here are the steps:</w:t>
        </w:r>
      </w:ins>
      <w:ins w:id="364" w:author="Aamir Ahmed" w:date="2023-04-21T13:43:00Z">
        <w:del w:id="365" w:author="Clint Bodungen" w:date="2023-04-24T17:05:00Z">
          <w:r w:rsidDel="00EB7F49">
            <w:delText>__</w:delText>
          </w:r>
        </w:del>
        <w:del w:id="366" w:author="Clint Bodungen" w:date="2023-04-24T17:01:00Z">
          <w:r w:rsidDel="0066672C">
            <w:delText>___</w:delText>
          </w:r>
        </w:del>
        <w:commentRangeEnd w:id="352"/>
        <w:r>
          <w:rPr>
            <w:rStyle w:val="CommentReference"/>
            <w:rFonts w:eastAsiaTheme="minorHAnsi"/>
            <w:lang w:val="en-US"/>
          </w:rPr>
          <w:commentReference w:id="352"/>
        </w:r>
      </w:ins>
      <w:commentRangeEnd w:id="353"/>
      <w:r w:rsidR="00EB7F49">
        <w:rPr>
          <w:rStyle w:val="CommentReference"/>
          <w:rFonts w:eastAsiaTheme="minorHAnsi"/>
          <w:lang w:val="en-US"/>
        </w:rPr>
        <w:commentReference w:id="353"/>
      </w:r>
    </w:p>
    <w:p w14:paraId="41743AF2" w14:textId="77777777" w:rsidR="00197EA5" w:rsidRDefault="00197EA5" w:rsidP="00197EA5">
      <w:pPr>
        <w:pStyle w:val="L-Numbers"/>
        <w:numPr>
          <w:ilvl w:val="0"/>
          <w:numId w:val="26"/>
        </w:numPr>
      </w:pPr>
      <w:r w:rsidRPr="00197EA5">
        <w:t>Create a Python script and import the necessary modules:</w:t>
      </w:r>
    </w:p>
    <w:p w14:paraId="62D32665" w14:textId="77777777" w:rsidR="002D4ACC" w:rsidRDefault="002D4ACC" w:rsidP="00A52EF4">
      <w:pPr>
        <w:pStyle w:val="SC-Source"/>
        <w:ind w:left="720"/>
      </w:pPr>
      <w:r>
        <w:t>import openai</w:t>
      </w:r>
    </w:p>
    <w:p w14:paraId="37ECD60F" w14:textId="5974DCA9" w:rsidR="00197EA5" w:rsidRPr="00197EA5" w:rsidRDefault="002D4ACC" w:rsidP="00A52EF4">
      <w:pPr>
        <w:pStyle w:val="SC-Source"/>
        <w:ind w:left="720"/>
      </w:pPr>
      <w:r>
        <w:t>import os</w:t>
      </w:r>
    </w:p>
    <w:p w14:paraId="6C94790D" w14:textId="70514775" w:rsidR="00197EA5" w:rsidRDefault="00FB40F8" w:rsidP="00FB40F8">
      <w:pPr>
        <w:pStyle w:val="L-Numbers"/>
      </w:pPr>
      <w:r w:rsidRPr="00FB40F8">
        <w:t>Define a function to open and read a file:</w:t>
      </w:r>
    </w:p>
    <w:p w14:paraId="0FE83CFD" w14:textId="77777777" w:rsidR="0071024F" w:rsidRDefault="0071024F" w:rsidP="001B059A">
      <w:pPr>
        <w:pStyle w:val="SC-Source"/>
        <w:ind w:left="720"/>
      </w:pPr>
      <w:r>
        <w:t>def open_file(filepath):</w:t>
      </w:r>
    </w:p>
    <w:p w14:paraId="5B7868C9" w14:textId="77777777" w:rsidR="0071024F" w:rsidRDefault="0071024F" w:rsidP="001B059A">
      <w:pPr>
        <w:pStyle w:val="SC-Source"/>
        <w:ind w:left="720"/>
      </w:pPr>
      <w:r>
        <w:t xml:space="preserve">    with open(filepath, 'r', encoding='UTF-8') as infile:</w:t>
      </w:r>
    </w:p>
    <w:p w14:paraId="3324D345" w14:textId="3558CDAC" w:rsidR="00252606" w:rsidRDefault="0071024F" w:rsidP="001B059A">
      <w:pPr>
        <w:pStyle w:val="SC-Source"/>
        <w:ind w:left="720"/>
      </w:pPr>
      <w:r>
        <w:t xml:space="preserve">        return infile.read()</w:t>
      </w:r>
    </w:p>
    <w:p w14:paraId="14627E38" w14:textId="04700B63" w:rsidR="00252606" w:rsidRDefault="00FB40F8" w:rsidP="00E747A4">
      <w:pPr>
        <w:pStyle w:val="L-Numbers"/>
      </w:pPr>
      <w:bookmarkStart w:id="367" w:name="_Hlk132881052"/>
      <w:r w:rsidRPr="00FB40F8">
        <w:t>Set up your API key:</w:t>
      </w:r>
    </w:p>
    <w:p w14:paraId="4BD70EE0" w14:textId="3830BEEB" w:rsidR="00252606" w:rsidRPr="00FB40F8" w:rsidRDefault="00C27CC2" w:rsidP="001B059A">
      <w:pPr>
        <w:pStyle w:val="SC-Source"/>
        <w:ind w:left="720"/>
      </w:pPr>
      <w:r w:rsidRPr="00C27CC2">
        <w:t>openai.api_key = open_file('openai-key.txt')</w:t>
      </w:r>
    </w:p>
    <w:bookmarkEnd w:id="367"/>
    <w:p w14:paraId="49934B6D" w14:textId="6B7BEB02" w:rsidR="0016456A" w:rsidRDefault="0016456A" w:rsidP="0077680E">
      <w:pPr>
        <w:pStyle w:val="L-Numbers"/>
      </w:pPr>
      <w:r>
        <w:t xml:space="preserve">Create the </w:t>
      </w:r>
      <w:r w:rsidRPr="000E1F91">
        <w:rPr>
          <w:rStyle w:val="P-Code"/>
          <w:rPrChange w:id="368" w:author="Aamir Ahmed" w:date="2023-04-21T13:43:00Z">
            <w:rPr/>
          </w:rPrChange>
        </w:rPr>
        <w:t>openai-key.txt</w:t>
      </w:r>
      <w:r>
        <w:t xml:space="preserve"> file in the same manner as </w:t>
      </w:r>
      <w:r w:rsidR="00611FE5">
        <w:t>the previous recipe.</w:t>
      </w:r>
    </w:p>
    <w:p w14:paraId="55357CE8" w14:textId="37C632B0" w:rsidR="0077680E" w:rsidRDefault="00417608" w:rsidP="0077680E">
      <w:pPr>
        <w:pStyle w:val="L-Numbers"/>
      </w:pPr>
      <w:r w:rsidRPr="00417608">
        <w:t xml:space="preserve">Define the </w:t>
      </w:r>
      <w:r w:rsidRPr="000E1F91">
        <w:rPr>
          <w:rStyle w:val="P-Code"/>
          <w:rPrChange w:id="369" w:author="Aamir Ahmed" w:date="2023-04-21T13:43:00Z">
            <w:rPr>
              <w:rStyle w:val="P-Bold"/>
            </w:rPr>
          </w:rPrChange>
        </w:rPr>
        <w:t>get_chat_gpt_response()</w:t>
      </w:r>
      <w:r w:rsidRPr="00417608">
        <w:t xml:space="preserve"> function to send the prompt to ChatGPT and obtain a response:</w:t>
      </w:r>
    </w:p>
    <w:p w14:paraId="0E558C62" w14:textId="0D011FB6" w:rsidR="00D04E35" w:rsidRDefault="00D04E35" w:rsidP="001B059A">
      <w:pPr>
        <w:pStyle w:val="SC-Source"/>
        <w:ind w:left="720"/>
      </w:pPr>
      <w:r>
        <w:lastRenderedPageBreak/>
        <w:t xml:space="preserve">def </w:t>
      </w:r>
      <w:bookmarkStart w:id="370" w:name="_Hlk132879166"/>
      <w:r w:rsidR="001B66DB" w:rsidRPr="001B66DB">
        <w:t>get_chat_gpt_response</w:t>
      </w:r>
      <w:bookmarkEnd w:id="370"/>
      <w:r>
        <w:t>(prompt):</w:t>
      </w:r>
    </w:p>
    <w:p w14:paraId="02F75257" w14:textId="77777777" w:rsidR="00D04E35" w:rsidRDefault="00D04E35" w:rsidP="001B059A">
      <w:pPr>
        <w:pStyle w:val="SC-Source"/>
        <w:ind w:left="720"/>
      </w:pPr>
      <w:r>
        <w:t xml:space="preserve">    response = openai.Completion.create(</w:t>
      </w:r>
    </w:p>
    <w:p w14:paraId="651E72B3" w14:textId="77777777" w:rsidR="00D04E35" w:rsidRDefault="00D04E35" w:rsidP="001B059A">
      <w:pPr>
        <w:pStyle w:val="SC-Source"/>
        <w:ind w:left="720"/>
      </w:pPr>
      <w:r>
        <w:t xml:space="preserve">        model="text-davinci-003",</w:t>
      </w:r>
    </w:p>
    <w:p w14:paraId="5C23257A" w14:textId="77777777" w:rsidR="00D04E35" w:rsidRDefault="00D04E35" w:rsidP="001B059A">
      <w:pPr>
        <w:pStyle w:val="SC-Source"/>
        <w:ind w:left="720"/>
      </w:pPr>
      <w:r>
        <w:t xml:space="preserve">        prompt=prompt,</w:t>
      </w:r>
    </w:p>
    <w:p w14:paraId="4B61B21B" w14:textId="77777777" w:rsidR="00D04E35" w:rsidRDefault="00D04E35" w:rsidP="001B059A">
      <w:pPr>
        <w:pStyle w:val="SC-Source"/>
        <w:ind w:left="720"/>
      </w:pPr>
      <w:r>
        <w:t xml:space="preserve">        temperature=0.7,</w:t>
      </w:r>
    </w:p>
    <w:p w14:paraId="7DFA8827" w14:textId="77777777" w:rsidR="00D04E35" w:rsidRDefault="00D04E35" w:rsidP="001B059A">
      <w:pPr>
        <w:pStyle w:val="SC-Source"/>
        <w:ind w:left="720"/>
      </w:pPr>
      <w:r>
        <w:t xml:space="preserve">        max_tokens=600,</w:t>
      </w:r>
    </w:p>
    <w:p w14:paraId="0F4631EA" w14:textId="77777777" w:rsidR="00D04E35" w:rsidRDefault="00D04E35" w:rsidP="001B059A">
      <w:pPr>
        <w:pStyle w:val="SC-Source"/>
        <w:ind w:left="720"/>
      </w:pPr>
      <w:r>
        <w:t xml:space="preserve">        top_p=1,</w:t>
      </w:r>
    </w:p>
    <w:p w14:paraId="12F5874C" w14:textId="77777777" w:rsidR="00D04E35" w:rsidRDefault="00D04E35" w:rsidP="001B059A">
      <w:pPr>
        <w:pStyle w:val="SC-Source"/>
        <w:ind w:left="720"/>
      </w:pPr>
      <w:r>
        <w:t xml:space="preserve">        frequency_penalty=0,</w:t>
      </w:r>
    </w:p>
    <w:p w14:paraId="7054254E" w14:textId="77777777" w:rsidR="00D04E35" w:rsidRDefault="00D04E35" w:rsidP="001B059A">
      <w:pPr>
        <w:pStyle w:val="SC-Source"/>
        <w:ind w:left="720"/>
      </w:pPr>
      <w:r>
        <w:t xml:space="preserve">        presence_penalty=0</w:t>
      </w:r>
    </w:p>
    <w:p w14:paraId="6728121A" w14:textId="77777777" w:rsidR="00D04E35" w:rsidRDefault="00D04E35" w:rsidP="001B059A">
      <w:pPr>
        <w:pStyle w:val="SC-Source"/>
        <w:ind w:left="720"/>
      </w:pPr>
      <w:r>
        <w:t xml:space="preserve">    )</w:t>
      </w:r>
    </w:p>
    <w:p w14:paraId="074B5786" w14:textId="77777777" w:rsidR="00D04E35" w:rsidRDefault="00D04E35" w:rsidP="001B059A">
      <w:pPr>
        <w:pStyle w:val="SC-Source"/>
        <w:ind w:left="720"/>
      </w:pPr>
      <w:r>
        <w:t xml:space="preserve">    text = response['choices'][0]['text'].strip()</w:t>
      </w:r>
    </w:p>
    <w:p w14:paraId="7ADE2060" w14:textId="70696E9E" w:rsidR="00252606" w:rsidRPr="0077680E" w:rsidRDefault="00D04E35" w:rsidP="001B059A">
      <w:pPr>
        <w:pStyle w:val="SC-Source"/>
        <w:ind w:left="720"/>
      </w:pPr>
      <w:r>
        <w:t xml:space="preserve">    return text</w:t>
      </w:r>
    </w:p>
    <w:p w14:paraId="1452137E" w14:textId="5FA6FCC7" w:rsidR="00252606" w:rsidRDefault="00E07FEB" w:rsidP="00252606">
      <w:pPr>
        <w:pStyle w:val="L-Numbers"/>
      </w:pPr>
      <w:r w:rsidRPr="00E07FEB">
        <w:t>Receive user input for the file name and read the content of the file:</w:t>
      </w:r>
    </w:p>
    <w:p w14:paraId="748D71B7" w14:textId="73AE0DE2" w:rsidR="00D04E35" w:rsidRDefault="00D04E35" w:rsidP="001B059A">
      <w:pPr>
        <w:pStyle w:val="SC-Source"/>
        <w:ind w:left="720"/>
      </w:pPr>
      <w:r>
        <w:t>file = input("</w:t>
      </w:r>
      <w:r w:rsidR="006668A1">
        <w:t>ManPageGPT</w:t>
      </w:r>
      <w:r w:rsidR="00BB535F">
        <w:t xml:space="preserve">&gt; $ </w:t>
      </w:r>
      <w:r>
        <w:t xml:space="preserve">Enter </w:t>
      </w:r>
      <w:r w:rsidR="006D7509">
        <w:t xml:space="preserve">the name of </w:t>
      </w:r>
      <w:r w:rsidR="006C6007">
        <w:t>a</w:t>
      </w:r>
      <w:r w:rsidR="00BB535F">
        <w:t xml:space="preserve"> tool</w:t>
      </w:r>
      <w:r>
        <w:t>: ")</w:t>
      </w:r>
    </w:p>
    <w:p w14:paraId="10B895A8" w14:textId="71507EB3" w:rsidR="00252606" w:rsidRPr="0077680E" w:rsidRDefault="00D04E35" w:rsidP="001B059A">
      <w:pPr>
        <w:pStyle w:val="SC-Source"/>
        <w:ind w:left="720"/>
      </w:pPr>
      <w:r>
        <w:t>feed = open_file(file)</w:t>
      </w:r>
    </w:p>
    <w:p w14:paraId="3ABDB1F0" w14:textId="6D6AA15C" w:rsidR="00252606" w:rsidRDefault="0077680E" w:rsidP="001B059A">
      <w:pPr>
        <w:pStyle w:val="L-Numbers"/>
        <w:rPr>
          <w:lang w:eastAsia="ja-JP"/>
        </w:rPr>
      </w:pPr>
      <w:r w:rsidRPr="0077680E">
        <w:rPr>
          <w:lang w:eastAsia="ja-JP"/>
        </w:rPr>
        <w:t xml:space="preserve">Replace the </w:t>
      </w:r>
      <w:r w:rsidRPr="000E1F91">
        <w:rPr>
          <w:rStyle w:val="P-Code"/>
          <w:rPrChange w:id="371" w:author="Aamir Ahmed" w:date="2023-04-21T13:44:00Z">
            <w:rPr>
              <w:rStyle w:val="P-Bold"/>
            </w:rPr>
          </w:rPrChange>
        </w:rPr>
        <w:t>&lt;&lt;INPUT&gt;&gt;</w:t>
      </w:r>
      <w:r w:rsidRPr="0077680E">
        <w:rPr>
          <w:lang w:eastAsia="ja-JP"/>
        </w:rPr>
        <w:t xml:space="preserve"> variable in the </w:t>
      </w:r>
      <w:r w:rsidRPr="000E1F91">
        <w:rPr>
          <w:rStyle w:val="P-Code"/>
          <w:rPrChange w:id="372" w:author="Aamir Ahmed" w:date="2023-04-21T13:44:00Z">
            <w:rPr>
              <w:rStyle w:val="P-Italics"/>
            </w:rPr>
          </w:rPrChange>
        </w:rPr>
        <w:t>prompt.txt</w:t>
      </w:r>
      <w:r w:rsidRPr="0077680E">
        <w:rPr>
          <w:lang w:eastAsia="ja-JP"/>
        </w:rPr>
        <w:t xml:space="preserve"> file with the content of the file:</w:t>
      </w:r>
    </w:p>
    <w:p w14:paraId="11B72972" w14:textId="54A4518A" w:rsidR="00252606" w:rsidRPr="0077680E" w:rsidRDefault="00D04E35" w:rsidP="001B059A">
      <w:pPr>
        <w:pStyle w:val="SC-Source"/>
        <w:ind w:left="720"/>
        <w:rPr>
          <w:lang w:eastAsia="ja-JP"/>
        </w:rPr>
      </w:pPr>
      <w:r w:rsidRPr="00D04E35">
        <w:rPr>
          <w:lang w:eastAsia="ja-JP"/>
        </w:rPr>
        <w:t>prompt = open_file("prompt.txt").replace('&lt;&lt;INPUT&gt;&gt;', feed)</w:t>
      </w:r>
    </w:p>
    <w:p w14:paraId="1AA802C9" w14:textId="62E41488" w:rsidR="00611FE5" w:rsidRDefault="00611FE5" w:rsidP="00385A45">
      <w:pPr>
        <w:pStyle w:val="L-Numbers"/>
        <w:rPr>
          <w:lang w:eastAsia="ja-JP"/>
        </w:rPr>
      </w:pPr>
      <w:r>
        <w:rPr>
          <w:lang w:eastAsia="ja-JP"/>
        </w:rPr>
        <w:t xml:space="preserve">Create the </w:t>
      </w:r>
      <w:r w:rsidRPr="000E1F91">
        <w:rPr>
          <w:rStyle w:val="P-Code"/>
          <w:rPrChange w:id="373" w:author="Aamir Ahmed" w:date="2023-04-21T13:44:00Z">
            <w:rPr>
              <w:rStyle w:val="P-Italics"/>
            </w:rPr>
          </w:rPrChange>
        </w:rPr>
        <w:t>prompt.txt</w:t>
      </w:r>
      <w:r>
        <w:rPr>
          <w:lang w:eastAsia="ja-JP"/>
        </w:rPr>
        <w:t xml:space="preserve"> file with the following</w:t>
      </w:r>
      <w:r w:rsidR="00737AE0">
        <w:rPr>
          <w:lang w:eastAsia="ja-JP"/>
        </w:rPr>
        <w:t xml:space="preserve"> text:</w:t>
      </w:r>
    </w:p>
    <w:p w14:paraId="17B24FE4" w14:textId="3D36561B" w:rsidR="004C45FF" w:rsidRDefault="005B4DDF" w:rsidP="005B4DDF">
      <w:pPr>
        <w:pStyle w:val="SC-Source"/>
        <w:ind w:left="720"/>
        <w:rPr>
          <w:lang w:eastAsia="ja-JP"/>
        </w:rPr>
      </w:pPr>
      <w:r>
        <w:rPr>
          <w:lang w:eastAsia="ja-JP"/>
        </w:rPr>
        <w:t>Provide the manual-page output for the following tool. Provide the output exactly as it would appear in an actual Linux terminal and nothing else before or after the manual-page output.</w:t>
      </w:r>
    </w:p>
    <w:p w14:paraId="571E5464" w14:textId="77777777" w:rsidR="005B4DDF" w:rsidRDefault="005B4DDF" w:rsidP="005B4DDF">
      <w:pPr>
        <w:pStyle w:val="SC-Source"/>
        <w:ind w:left="720"/>
        <w:rPr>
          <w:lang w:eastAsia="ja-JP"/>
        </w:rPr>
      </w:pPr>
    </w:p>
    <w:p w14:paraId="0E3DA47C" w14:textId="09C81AC9" w:rsidR="005B4DDF" w:rsidRDefault="005B4DDF" w:rsidP="005B4DDF">
      <w:pPr>
        <w:pStyle w:val="SC-Source"/>
        <w:ind w:left="720"/>
        <w:rPr>
          <w:lang w:eastAsia="ja-JP"/>
        </w:rPr>
      </w:pPr>
      <w:r>
        <w:rPr>
          <w:lang w:eastAsia="ja-JP"/>
        </w:rPr>
        <w:t>&lt;&lt;INPUT&gt;&gt;</w:t>
      </w:r>
    </w:p>
    <w:p w14:paraId="6B9EE44D" w14:textId="0BF39501" w:rsidR="00385A45" w:rsidRDefault="00385A45" w:rsidP="00385A45">
      <w:pPr>
        <w:pStyle w:val="L-Numbers"/>
        <w:rPr>
          <w:lang w:eastAsia="ja-JP"/>
        </w:rPr>
      </w:pPr>
      <w:r w:rsidRPr="00385A45">
        <w:rPr>
          <w:lang w:eastAsia="ja-JP"/>
        </w:rPr>
        <w:t xml:space="preserve">Send the modified prompt to the </w:t>
      </w:r>
      <w:r w:rsidR="00206D8E" w:rsidRPr="000E1F91">
        <w:rPr>
          <w:rStyle w:val="P-Code"/>
          <w:rPrChange w:id="374" w:author="Aamir Ahmed" w:date="2023-04-21T13:44:00Z">
            <w:rPr>
              <w:rStyle w:val="P-Bold"/>
            </w:rPr>
          </w:rPrChange>
        </w:rPr>
        <w:t>get_chat_gpt_response()</w:t>
      </w:r>
      <w:r w:rsidR="00671894">
        <w:rPr>
          <w:lang w:eastAsia="ja-JP"/>
        </w:rPr>
        <w:t xml:space="preserve"> f</w:t>
      </w:r>
      <w:r w:rsidRPr="00385A45">
        <w:rPr>
          <w:lang w:eastAsia="ja-JP"/>
        </w:rPr>
        <w:t>unction and print the result:</w:t>
      </w:r>
    </w:p>
    <w:p w14:paraId="6776FD63" w14:textId="5C9261EF" w:rsidR="00D04E35" w:rsidRDefault="00D04E35" w:rsidP="001B059A">
      <w:pPr>
        <w:pStyle w:val="SC-Source"/>
        <w:ind w:left="720"/>
        <w:rPr>
          <w:lang w:eastAsia="ja-JP"/>
        </w:rPr>
      </w:pPr>
      <w:r>
        <w:rPr>
          <w:lang w:eastAsia="ja-JP"/>
        </w:rPr>
        <w:t xml:space="preserve">analysis = </w:t>
      </w:r>
      <w:r w:rsidR="004040D6" w:rsidRPr="004040D6">
        <w:rPr>
          <w:lang w:eastAsia="ja-JP"/>
        </w:rPr>
        <w:t>get_chat_gpt_response</w:t>
      </w:r>
      <w:r>
        <w:rPr>
          <w:lang w:eastAsia="ja-JP"/>
        </w:rPr>
        <w:t>(prompt)</w:t>
      </w:r>
    </w:p>
    <w:p w14:paraId="5420D6D5" w14:textId="358E0161" w:rsidR="00385A45" w:rsidRPr="001B059A" w:rsidRDefault="00D04E35" w:rsidP="001B059A">
      <w:pPr>
        <w:pStyle w:val="SC-Source"/>
        <w:ind w:left="720"/>
        <w:rPr>
          <w:lang w:eastAsia="ja-JP"/>
        </w:rPr>
      </w:pPr>
      <w:r>
        <w:rPr>
          <w:lang w:eastAsia="ja-JP"/>
        </w:rPr>
        <w:lastRenderedPageBreak/>
        <w:t>print(analysis)</w:t>
      </w:r>
    </w:p>
    <w:p w14:paraId="475A1DF6" w14:textId="77777777" w:rsidR="00A74E93" w:rsidRPr="00A74E93" w:rsidRDefault="00A74E93" w:rsidP="00A74E93">
      <w:pPr>
        <w:pStyle w:val="H2-Heading"/>
      </w:pPr>
      <w:r w:rsidRPr="00A74E93">
        <w:t>How it works…</w:t>
      </w:r>
    </w:p>
    <w:p w14:paraId="673C2F32" w14:textId="2ABFFAD6" w:rsidR="00A74E93" w:rsidRPr="00A74E93" w:rsidRDefault="00A74E93" w:rsidP="004562F3">
      <w:pPr>
        <w:pStyle w:val="P-Regular"/>
      </w:pPr>
      <w:r w:rsidRPr="00A74E93">
        <w:t xml:space="preserve">In this example, we created a Python script that utilizes a text file as a prompt template. The text file contains a variable </w:t>
      </w:r>
      <w:r w:rsidRPr="000E1F91">
        <w:rPr>
          <w:rStyle w:val="P-Code"/>
          <w:rPrChange w:id="375" w:author="Aamir Ahmed" w:date="2023-04-21T13:44:00Z">
            <w:rPr>
              <w:rStyle w:val="P-Bold"/>
            </w:rPr>
          </w:rPrChange>
        </w:rPr>
        <w:t>&lt;&lt;INPUT&gt;&gt;</w:t>
      </w:r>
      <w:r w:rsidRPr="00A74E93">
        <w:t xml:space="preserve"> that can be replaced with any content, allowing for dynamic modification of the prompt without changing the overall structure.</w:t>
      </w:r>
      <w:r w:rsidR="00DC1853">
        <w:t xml:space="preserve"> Specifically for this case, we are replacing it with </w:t>
      </w:r>
      <w:r w:rsidR="00CC77FD">
        <w:t>user input.</w:t>
      </w:r>
    </w:p>
    <w:p w14:paraId="69BB22A8" w14:textId="77777777" w:rsidR="00E5038F" w:rsidRPr="00E5038F" w:rsidRDefault="00E5038F" w:rsidP="00E5038F">
      <w:pPr>
        <w:pStyle w:val="L-Numbers"/>
        <w:numPr>
          <w:ilvl w:val="0"/>
          <w:numId w:val="34"/>
        </w:numPr>
      </w:pPr>
      <w:r w:rsidRPr="00E5038F">
        <w:t xml:space="preserve">The </w:t>
      </w:r>
      <w:r w:rsidRPr="000E1F91">
        <w:rPr>
          <w:rStyle w:val="P-Code"/>
          <w:rPrChange w:id="376" w:author="Aamir Ahmed" w:date="2023-04-21T13:44:00Z">
            <w:rPr>
              <w:rStyle w:val="P-Bold"/>
            </w:rPr>
          </w:rPrChange>
        </w:rPr>
        <w:t>openai</w:t>
      </w:r>
      <w:r w:rsidRPr="00E5038F">
        <w:t xml:space="preserve"> module is imported to access the ChatGPT API, and the </w:t>
      </w:r>
      <w:r w:rsidRPr="00E5038F">
        <w:rPr>
          <w:rStyle w:val="P-Bold"/>
        </w:rPr>
        <w:t>os</w:t>
      </w:r>
      <w:r w:rsidRPr="00E5038F">
        <w:t xml:space="preserve"> module is imported to interact with the operating system and manage environment variables.</w:t>
      </w:r>
    </w:p>
    <w:p w14:paraId="4B2D8908" w14:textId="77777777" w:rsidR="00E5038F" w:rsidRPr="00E5038F" w:rsidRDefault="00E5038F" w:rsidP="00E5038F">
      <w:pPr>
        <w:pStyle w:val="L-Numbers"/>
      </w:pPr>
      <w:r w:rsidRPr="00E5038F">
        <w:t xml:space="preserve">The </w:t>
      </w:r>
      <w:r w:rsidRPr="000E1F91">
        <w:rPr>
          <w:rStyle w:val="P-Code"/>
          <w:rPrChange w:id="377" w:author="Aamir Ahmed" w:date="2023-04-21T13:44:00Z">
            <w:rPr>
              <w:rStyle w:val="P-Bold"/>
            </w:rPr>
          </w:rPrChange>
        </w:rPr>
        <w:t>open_file()</w:t>
      </w:r>
      <w:r w:rsidRPr="00E5038F">
        <w:t xml:space="preserve"> function is defined to open and read a file. It takes a file path as an argument, opens the file with read access and UTF-8 encoding, reads the content, and then returns the content.</w:t>
      </w:r>
    </w:p>
    <w:p w14:paraId="2CEED75E" w14:textId="77777777" w:rsidR="00E5038F" w:rsidRPr="00E5038F" w:rsidRDefault="00E5038F" w:rsidP="00E5038F">
      <w:pPr>
        <w:pStyle w:val="L-Numbers"/>
      </w:pPr>
      <w:r w:rsidRPr="00E5038F">
        <w:t xml:space="preserve">The API key for accessing ChatGPT is set up by reading it from a file using the </w:t>
      </w:r>
      <w:r w:rsidRPr="000E1F91">
        <w:rPr>
          <w:rStyle w:val="P-Code"/>
          <w:rPrChange w:id="378" w:author="Aamir Ahmed" w:date="2023-04-21T13:44:00Z">
            <w:rPr>
              <w:rStyle w:val="P-Bold"/>
            </w:rPr>
          </w:rPrChange>
        </w:rPr>
        <w:t>open_file()</w:t>
      </w:r>
      <w:r w:rsidRPr="00E5038F">
        <w:t xml:space="preserve"> function, and then assigning it to </w:t>
      </w:r>
      <w:r w:rsidRPr="000E1F91">
        <w:rPr>
          <w:rStyle w:val="P-Code"/>
          <w:rPrChange w:id="379" w:author="Aamir Ahmed" w:date="2023-04-21T13:44:00Z">
            <w:rPr>
              <w:rStyle w:val="P-Bold"/>
            </w:rPr>
          </w:rPrChange>
        </w:rPr>
        <w:t>openai.api_key</w:t>
      </w:r>
      <w:r w:rsidRPr="00E5038F">
        <w:t>.</w:t>
      </w:r>
    </w:p>
    <w:p w14:paraId="61C8F45B" w14:textId="77777777" w:rsidR="00E5038F" w:rsidRPr="00E5038F" w:rsidRDefault="00E5038F" w:rsidP="00E5038F">
      <w:pPr>
        <w:pStyle w:val="L-Numbers"/>
      </w:pPr>
      <w:r w:rsidRPr="00E5038F">
        <w:t xml:space="preserve">The </w:t>
      </w:r>
      <w:r w:rsidRPr="000E1F91">
        <w:rPr>
          <w:rStyle w:val="P-Code"/>
          <w:rPrChange w:id="380" w:author="Aamir Ahmed" w:date="2023-04-21T13:44:00Z">
            <w:rPr>
              <w:rStyle w:val="P-Bold"/>
            </w:rPr>
          </w:rPrChange>
        </w:rPr>
        <w:t>get_chat_gpt_response()</w:t>
      </w:r>
      <w:r w:rsidRPr="00E5038F">
        <w:t xml:space="preserve"> function is defined to send a prompt to ChatGPT and return the response. It takes the prompt as an argument, configures the API request with the desired settings, and then sends the request to the ChatGPT API. It extracts the response text, removes leading and trailing whitespaces, and returns it.</w:t>
      </w:r>
    </w:p>
    <w:p w14:paraId="755344A3" w14:textId="77777777" w:rsidR="00E5038F" w:rsidRPr="00E5038F" w:rsidRDefault="00E5038F" w:rsidP="00E5038F">
      <w:pPr>
        <w:pStyle w:val="L-Numbers"/>
      </w:pPr>
      <w:r w:rsidRPr="00E5038F">
        <w:t xml:space="preserve">The script receives user input for the file name and reads its content using the </w:t>
      </w:r>
      <w:r w:rsidRPr="000E1F91">
        <w:rPr>
          <w:rStyle w:val="P-Code"/>
          <w:rPrChange w:id="381" w:author="Aamir Ahmed" w:date="2023-04-21T13:44:00Z">
            <w:rPr>
              <w:rStyle w:val="P-Bold"/>
            </w:rPr>
          </w:rPrChange>
        </w:rPr>
        <w:t>open_file()</w:t>
      </w:r>
      <w:r w:rsidRPr="00E5038F">
        <w:t xml:space="preserve"> function. This content will be used to replace the placeholder in the prompt template.</w:t>
      </w:r>
    </w:p>
    <w:p w14:paraId="167D0B8A" w14:textId="77777777" w:rsidR="00E5038F" w:rsidRDefault="00E5038F" w:rsidP="00E5038F">
      <w:pPr>
        <w:pStyle w:val="L-Numbers"/>
      </w:pPr>
      <w:r w:rsidRPr="00E5038F">
        <w:t xml:space="preserve">The </w:t>
      </w:r>
      <w:r w:rsidRPr="000E1F91">
        <w:rPr>
          <w:rStyle w:val="P-Code"/>
          <w:rPrChange w:id="382" w:author="Aamir Ahmed" w:date="2023-04-21T13:45:00Z">
            <w:rPr>
              <w:rStyle w:val="P-Bold"/>
            </w:rPr>
          </w:rPrChange>
        </w:rPr>
        <w:t>&lt;&lt;INPUT&gt;&gt;</w:t>
      </w:r>
      <w:r w:rsidRPr="00E5038F">
        <w:t xml:space="preserve"> variable in the </w:t>
      </w:r>
      <w:r w:rsidRPr="000E1F91">
        <w:rPr>
          <w:rStyle w:val="P-Code"/>
          <w:rPrChange w:id="383" w:author="Aamir Ahmed" w:date="2023-04-21T13:45:00Z">
            <w:rPr>
              <w:rStyle w:val="P-Italics"/>
            </w:rPr>
          </w:rPrChange>
        </w:rPr>
        <w:t>prompt.txt</w:t>
      </w:r>
      <w:r w:rsidRPr="00E5038F">
        <w:t xml:space="preserve"> file is replaced with the content of the file provided by the user. This is done using Python's string </w:t>
      </w:r>
      <w:r w:rsidRPr="000E1F91">
        <w:rPr>
          <w:rStyle w:val="P-Code"/>
          <w:rPrChange w:id="384" w:author="Aamir Ahmed" w:date="2023-04-21T13:45:00Z">
            <w:rPr>
              <w:rStyle w:val="P-Bold"/>
            </w:rPr>
          </w:rPrChange>
        </w:rPr>
        <w:t>replace()</w:t>
      </w:r>
      <w:r w:rsidRPr="00E5038F">
        <w:t xml:space="preserve"> method, which searches for the specified placeholder and replaces it with the desired content.</w:t>
      </w:r>
    </w:p>
    <w:p w14:paraId="72AD47F6" w14:textId="6A11EDAD" w:rsidR="00CC77FD" w:rsidRPr="00E5038F" w:rsidRDefault="00CC77FD" w:rsidP="00E5038F">
      <w:pPr>
        <w:pStyle w:val="L-Numbers"/>
      </w:pPr>
      <w:r w:rsidRPr="000E1F91">
        <w:rPr>
          <w:rStyle w:val="P-Keyword"/>
          <w:rPrChange w:id="385" w:author="Aamir Ahmed" w:date="2023-04-21T13:45:00Z">
            <w:rPr>
              <w:rStyle w:val="P-Bold"/>
            </w:rPr>
          </w:rPrChange>
        </w:rPr>
        <w:t>Prompt explanation</w:t>
      </w:r>
      <w:r w:rsidRPr="000E1F91">
        <w:rPr>
          <w:rPrChange w:id="386" w:author="Aamir Ahmed" w:date="2023-04-21T13:45:00Z">
            <w:rPr>
              <w:rStyle w:val="P-Bold"/>
            </w:rPr>
          </w:rPrChange>
        </w:rPr>
        <w:t>:</w:t>
      </w:r>
      <w:r>
        <w:t xml:space="preserve"> </w:t>
      </w:r>
      <w:r w:rsidR="00DF367B">
        <w:t xml:space="preserve">For this particular prompt, we tell ChatGPT </w:t>
      </w:r>
      <w:r w:rsidR="00484C1D">
        <w:t xml:space="preserve">exactly what type </w:t>
      </w:r>
      <w:r w:rsidR="008D66A3">
        <w:t xml:space="preserve">of output and formatting we are expecting, since </w:t>
      </w:r>
      <w:r w:rsidR="0000756C">
        <w:t xml:space="preserve">it </w:t>
      </w:r>
      <w:r w:rsidR="00D76B01">
        <w:t>literally has access to just about every manual page entry</w:t>
      </w:r>
      <w:r w:rsidR="00F67FCB">
        <w:t xml:space="preserve"> found on the internet.</w:t>
      </w:r>
      <w:r w:rsidR="00A10682">
        <w:t xml:space="preserve"> </w:t>
      </w:r>
      <w:r w:rsidR="00CA2F4F">
        <w:t>By instructing it to</w:t>
      </w:r>
      <w:r w:rsidR="00CD5A54">
        <w:t xml:space="preserve"> provide nothing before or after the Linux specific output, ChatGPT will not provide any </w:t>
      </w:r>
      <w:del w:id="387" w:author="Aamir Ahmed" w:date="2023-04-21T13:45:00Z">
        <w:r w:rsidR="00CD5A54" w:rsidDel="000E1F91">
          <w:delText>additiona</w:delText>
        </w:r>
      </w:del>
      <w:ins w:id="388" w:author="Aamir Ahmed" w:date="2023-04-21T13:45:00Z">
        <w:r w:rsidR="000E1F91">
          <w:t>additional</w:t>
        </w:r>
      </w:ins>
      <w:r w:rsidR="00CD5A54">
        <w:t xml:space="preserve"> details or narrative, and the output will</w:t>
      </w:r>
      <w:r w:rsidR="001115F2">
        <w:t xml:space="preserve"> resemble actual Linux output when using the </w:t>
      </w:r>
      <w:r w:rsidR="001115F2" w:rsidRPr="001115F2">
        <w:rPr>
          <w:rStyle w:val="P-Code"/>
        </w:rPr>
        <w:t>man</w:t>
      </w:r>
      <w:r w:rsidR="001115F2">
        <w:t xml:space="preserve"> command.</w:t>
      </w:r>
    </w:p>
    <w:p w14:paraId="56307D61" w14:textId="77777777" w:rsidR="00E5038F" w:rsidRPr="00E5038F" w:rsidRDefault="00E5038F" w:rsidP="00E5038F">
      <w:pPr>
        <w:pStyle w:val="L-Numbers"/>
      </w:pPr>
      <w:r w:rsidRPr="00E5038F">
        <w:lastRenderedPageBreak/>
        <w:t xml:space="preserve">The modified prompt, with the </w:t>
      </w:r>
      <w:r w:rsidRPr="000E1F91">
        <w:rPr>
          <w:rStyle w:val="P-Code"/>
          <w:rPrChange w:id="389" w:author="Aamir Ahmed" w:date="2023-04-21T13:45:00Z">
            <w:rPr>
              <w:rStyle w:val="P-Bold"/>
            </w:rPr>
          </w:rPrChange>
        </w:rPr>
        <w:t>&lt;&lt;INPUT&gt;&gt;</w:t>
      </w:r>
      <w:r w:rsidRPr="00E5038F">
        <w:t xml:space="preserve"> placeholder replaced, is sent to the </w:t>
      </w:r>
      <w:r w:rsidRPr="00385C3A">
        <w:rPr>
          <w:rStyle w:val="P-Code"/>
          <w:rPrChange w:id="390" w:author="Aamir Ahmed" w:date="2023-04-21T13:45:00Z">
            <w:rPr>
              <w:rStyle w:val="P-Bold"/>
            </w:rPr>
          </w:rPrChange>
        </w:rPr>
        <w:t>get_chat_gpt_response()</w:t>
      </w:r>
      <w:r w:rsidRPr="00E5038F">
        <w:t xml:space="preserve"> function. The function sends the prompt to ChatGPT, retrieves the response, and the script prints the analysis result. This demonstrates how to use a prompt template with a variable that can be replaced to create customized prompts for different inputs.</w:t>
      </w:r>
    </w:p>
    <w:p w14:paraId="542919A6" w14:textId="77777777" w:rsidR="00A74E93" w:rsidRDefault="00A74E93" w:rsidP="004562F3">
      <w:pPr>
        <w:pStyle w:val="P-Regular"/>
      </w:pPr>
      <w:r w:rsidRPr="00A74E93">
        <w:t>This approach is particularly useful in a cybersecurity context, as it allows you to create standard prompt templates for different types of analysis or queries and easily modify the input data as needed.</w:t>
      </w:r>
    </w:p>
    <w:p w14:paraId="1295A126" w14:textId="77777777" w:rsidR="004732A5" w:rsidRPr="004732A5" w:rsidRDefault="004732A5" w:rsidP="007B20A9">
      <w:pPr>
        <w:pStyle w:val="H2-Heading"/>
      </w:pPr>
      <w:r w:rsidRPr="004732A5">
        <w:t>There's more...</w:t>
      </w:r>
    </w:p>
    <w:p w14:paraId="1153FB76" w14:textId="77777777" w:rsidR="004732A5" w:rsidRPr="004732A5" w:rsidRDefault="004732A5" w:rsidP="007B20A9">
      <w:pPr>
        <w:pStyle w:val="L-Numbers"/>
        <w:numPr>
          <w:ilvl w:val="0"/>
          <w:numId w:val="32"/>
        </w:numPr>
      </w:pPr>
      <w:r w:rsidRPr="00385C3A">
        <w:rPr>
          <w:rStyle w:val="P-Keyword"/>
          <w:rPrChange w:id="391" w:author="Aamir Ahmed" w:date="2023-04-21T13:45:00Z">
            <w:rPr>
              <w:rStyle w:val="P-Bold"/>
            </w:rPr>
          </w:rPrChange>
        </w:rPr>
        <w:t>Using multiple variables in your prompt template</w:t>
      </w:r>
      <w:r w:rsidRPr="00385C3A">
        <w:rPr>
          <w:rPrChange w:id="392" w:author="Aamir Ahmed" w:date="2023-04-21T13:45:00Z">
            <w:rPr>
              <w:rStyle w:val="P-Bold"/>
            </w:rPr>
          </w:rPrChange>
        </w:rPr>
        <w:t>:</w:t>
      </w:r>
      <w:r w:rsidRPr="004732A5">
        <w:t xml:space="preserve"> You can use more than one variable in your prompt template to make it even more versatile. For example, you can create a template with placeholders for different components of a cybersecurity analysis, like IP addresses, domain names, and user agents. Just make sure to replace all the necessary variables before sending the prompt to ChatGPT.</w:t>
      </w:r>
    </w:p>
    <w:p w14:paraId="5DE28A60" w14:textId="77777777" w:rsidR="004732A5" w:rsidRPr="004732A5" w:rsidRDefault="004732A5" w:rsidP="007B20A9">
      <w:pPr>
        <w:pStyle w:val="L-Numbers"/>
      </w:pPr>
      <w:r w:rsidRPr="00385C3A">
        <w:rPr>
          <w:rStyle w:val="P-Keyword"/>
          <w:rPrChange w:id="393" w:author="Aamir Ahmed" w:date="2023-04-21T13:45:00Z">
            <w:rPr>
              <w:rStyle w:val="P-Bold"/>
            </w:rPr>
          </w:rPrChange>
        </w:rPr>
        <w:t>Customizing the variable format</w:t>
      </w:r>
      <w:r w:rsidRPr="00385C3A">
        <w:rPr>
          <w:rPrChange w:id="394" w:author="Aamir Ahmed" w:date="2023-04-21T13:46:00Z">
            <w:rPr>
              <w:rStyle w:val="P-Bold"/>
            </w:rPr>
          </w:rPrChange>
        </w:rPr>
        <w:t>:</w:t>
      </w:r>
      <w:r w:rsidRPr="004732A5">
        <w:t xml:space="preserve"> Instead of using the </w:t>
      </w:r>
      <w:r w:rsidRPr="00385C3A">
        <w:rPr>
          <w:rStyle w:val="P-Code"/>
          <w:rPrChange w:id="395" w:author="Aamir Ahmed" w:date="2023-04-21T13:46:00Z">
            <w:rPr>
              <w:rStyle w:val="P-Bold"/>
            </w:rPr>
          </w:rPrChange>
        </w:rPr>
        <w:t>&lt;&lt;INPUT&gt;&gt;</w:t>
      </w:r>
      <w:r w:rsidRPr="004732A5">
        <w:t xml:space="preserve"> format, you can customize your variable format to better suit your needs or preferences. For example, you can use curly braces like </w:t>
      </w:r>
      <w:r w:rsidRPr="00385C3A">
        <w:rPr>
          <w:rStyle w:val="P-Code"/>
          <w:rPrChange w:id="396" w:author="Aamir Ahmed" w:date="2023-04-21T13:46:00Z">
            <w:rPr>
              <w:rStyle w:val="P-Bold"/>
            </w:rPr>
          </w:rPrChange>
        </w:rPr>
        <w:t>{input}</w:t>
      </w:r>
      <w:r w:rsidRPr="004732A5">
        <w:t xml:space="preserve"> or any other format that you find more readable and manageable.</w:t>
      </w:r>
    </w:p>
    <w:p w14:paraId="56E35AAB" w14:textId="7BFC0EA4" w:rsidR="004732A5" w:rsidRPr="004732A5" w:rsidRDefault="004732A5" w:rsidP="007B20A9">
      <w:pPr>
        <w:pStyle w:val="L-Numbers"/>
      </w:pPr>
      <w:r w:rsidRPr="00385C3A">
        <w:rPr>
          <w:rStyle w:val="P-Keyword"/>
          <w:rPrChange w:id="397" w:author="Aamir Ahmed" w:date="2023-04-21T13:46:00Z">
            <w:rPr>
              <w:rStyle w:val="P-Bold"/>
            </w:rPr>
          </w:rPrChange>
        </w:rPr>
        <w:t>Using environment variables for sensitive data</w:t>
      </w:r>
      <w:r w:rsidRPr="00385C3A">
        <w:rPr>
          <w:rPrChange w:id="398" w:author="Aamir Ahmed" w:date="2023-04-21T13:46:00Z">
            <w:rPr>
              <w:rStyle w:val="P-Bold"/>
            </w:rPr>
          </w:rPrChange>
        </w:rPr>
        <w:t>:</w:t>
      </w:r>
      <w:r w:rsidRPr="004732A5">
        <w:t xml:space="preserve"> When working with sensitive data like API keys, it's recommended to use environment variables to store them securely. You can modify the </w:t>
      </w:r>
      <w:r w:rsidRPr="00385C3A">
        <w:rPr>
          <w:rStyle w:val="P-Code"/>
          <w:rPrChange w:id="399" w:author="Aamir Ahmed" w:date="2023-04-21T13:46:00Z">
            <w:rPr>
              <w:rStyle w:val="P-Bold"/>
            </w:rPr>
          </w:rPrChange>
        </w:rPr>
        <w:t>open_file</w:t>
      </w:r>
      <w:r w:rsidR="00274524" w:rsidRPr="00385C3A">
        <w:rPr>
          <w:rStyle w:val="P-Code"/>
          <w:rPrChange w:id="400" w:author="Aamir Ahmed" w:date="2023-04-21T13:46:00Z">
            <w:rPr>
              <w:rStyle w:val="P-Bold"/>
            </w:rPr>
          </w:rPrChange>
        </w:rPr>
        <w:t>()</w:t>
      </w:r>
      <w:r w:rsidRPr="004732A5">
        <w:t xml:space="preserve"> function to read an environment variable instead of a file, ensuring that sensitive data is not accidentally leaked or exposed.</w:t>
      </w:r>
    </w:p>
    <w:p w14:paraId="6B1A2B22" w14:textId="77777777" w:rsidR="004732A5" w:rsidRPr="004732A5" w:rsidRDefault="004732A5" w:rsidP="007B20A9">
      <w:pPr>
        <w:pStyle w:val="L-Numbers"/>
      </w:pPr>
      <w:r w:rsidRPr="00385C3A">
        <w:rPr>
          <w:rStyle w:val="P-Keyword"/>
          <w:rPrChange w:id="401" w:author="Aamir Ahmed" w:date="2023-04-21T13:46:00Z">
            <w:rPr>
              <w:rStyle w:val="P-Bold"/>
            </w:rPr>
          </w:rPrChange>
        </w:rPr>
        <w:t>Error handling and input validation</w:t>
      </w:r>
      <w:r w:rsidRPr="00385C3A">
        <w:rPr>
          <w:rPrChange w:id="402" w:author="Aamir Ahmed" w:date="2023-04-21T13:46:00Z">
            <w:rPr>
              <w:rStyle w:val="P-Bold"/>
            </w:rPr>
          </w:rPrChange>
        </w:rPr>
        <w:t>:</w:t>
      </w:r>
      <w:r w:rsidRPr="004732A5">
        <w:t xml:space="preserve"> To make your script more robust, you can add error handling and input validation. This can help you catch common issues, like missing or improperly formatted files, and provide clear error messages to guide the user in correcting the problem.</w:t>
      </w:r>
    </w:p>
    <w:p w14:paraId="65F5AF76" w14:textId="77777777" w:rsidR="004732A5" w:rsidRPr="004732A5" w:rsidRDefault="004732A5" w:rsidP="004732A5">
      <w:pPr>
        <w:pStyle w:val="P-Regular"/>
        <w:rPr>
          <w:lang w:val="en-US"/>
        </w:rPr>
      </w:pPr>
      <w:r w:rsidRPr="004732A5">
        <w:rPr>
          <w:lang w:val="en-US"/>
        </w:rPr>
        <w:t>By exploring these additional techniques, you can create more powerful, flexible, and secure prompt templates for use with ChatGPT in your cybersecurity projects.</w:t>
      </w:r>
    </w:p>
    <w:p w14:paraId="52C4AEEA" w14:textId="77777777" w:rsidR="00B01FC7" w:rsidRPr="00B01FC7" w:rsidRDefault="00B01FC7" w:rsidP="00B01FC7">
      <w:pPr>
        <w:pStyle w:val="P-Regular"/>
        <w:rPr>
          <w:lang w:val="en-US"/>
        </w:rPr>
      </w:pPr>
    </w:p>
    <w:sectPr w:rsidR="00B01FC7" w:rsidRPr="00B01FC7" w:rsidSect="008F7FC4">
      <w:pgSz w:w="12240" w:h="15840" w:code="1"/>
      <w:pgMar w:top="1985" w:right="1985" w:bottom="1985"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amir Ahmed" w:date="2023-04-21T13:02:00Z" w:initials="AA">
    <w:p w14:paraId="67DE60AD" w14:textId="77777777" w:rsidR="00D6064E" w:rsidRDefault="00D6064E" w:rsidP="009623FD">
      <w:pPr>
        <w:pStyle w:val="CommentText"/>
      </w:pPr>
      <w:r>
        <w:rPr>
          <w:rStyle w:val="CommentReference"/>
        </w:rPr>
        <w:annotationRef/>
      </w:r>
      <w:r>
        <w:t>Can you elaborate on this a bit more by establishing all the overall learning objectives that will be covered in this chapter?</w:t>
      </w:r>
    </w:p>
  </w:comment>
  <w:comment w:id="8" w:author="Clint Bodungen" w:date="2023-04-21T09:47:00Z" w:initials="CB">
    <w:p w14:paraId="3921376C" w14:textId="77777777" w:rsidR="00301171" w:rsidRDefault="00301171" w:rsidP="00BB2D03">
      <w:pPr>
        <w:pStyle w:val="CommentText"/>
      </w:pPr>
      <w:r>
        <w:rPr>
          <w:rStyle w:val="CommentReference"/>
        </w:rPr>
        <w:annotationRef/>
      </w:r>
      <w:r>
        <w:t>Done. How is that?</w:t>
      </w:r>
    </w:p>
  </w:comment>
  <w:comment w:id="44" w:author="Aamir Ahmed" w:date="2023-04-21T13:07:00Z" w:initials="AA">
    <w:p w14:paraId="457DB0B2" w14:textId="5EF5A66C" w:rsidR="007B0EE5" w:rsidRDefault="007B0EE5">
      <w:pPr>
        <w:pStyle w:val="CommentText"/>
      </w:pPr>
      <w:r>
        <w:rPr>
          <w:rStyle w:val="CommentReference"/>
        </w:rPr>
        <w:annotationRef/>
      </w:r>
      <w:r>
        <w:rPr>
          <w:noProof/>
        </w:rPr>
        <w:t>I have created the repo for the book, could you please share your github username so that I can add you to the book?</w:t>
      </w:r>
    </w:p>
  </w:comment>
  <w:comment w:id="45" w:author="Clint Bodungen" w:date="2023-04-24T15:46:00Z" w:initials="CB">
    <w:p w14:paraId="79F0E2BB" w14:textId="77777777" w:rsidR="00641724" w:rsidRDefault="00641724" w:rsidP="00BA14D4">
      <w:pPr>
        <w:pStyle w:val="CommentText"/>
      </w:pPr>
      <w:r>
        <w:rPr>
          <w:rStyle w:val="CommentReference"/>
        </w:rPr>
        <w:annotationRef/>
      </w:r>
      <w:r>
        <w:t>Done</w:t>
      </w:r>
    </w:p>
  </w:comment>
  <w:comment w:id="50" w:author="Aamir Ahmed" w:date="2023-04-21T13:08:00Z" w:initials="AA">
    <w:p w14:paraId="76B75F65" w14:textId="3C6E00BD" w:rsidR="007B0EE5" w:rsidRDefault="007B0EE5">
      <w:pPr>
        <w:pStyle w:val="CommentText"/>
      </w:pPr>
      <w:r>
        <w:rPr>
          <w:rStyle w:val="CommentReference"/>
        </w:rPr>
        <w:annotationRef/>
      </w:r>
      <w:r>
        <w:rPr>
          <w:noProof/>
        </w:rPr>
        <w:t>Add a quick lead-in to tell the readers what are these steps for.</w:t>
      </w:r>
    </w:p>
  </w:comment>
  <w:comment w:id="76" w:author="Aamir Ahmed" w:date="2023-04-21T13:17:00Z" w:initials="AA">
    <w:p w14:paraId="3C07E946" w14:textId="4E1289C0" w:rsidR="000D513F" w:rsidRDefault="000D513F">
      <w:pPr>
        <w:pStyle w:val="CommentText"/>
      </w:pPr>
      <w:r>
        <w:rPr>
          <w:rStyle w:val="CommentReference"/>
        </w:rPr>
        <w:annotationRef/>
      </w:r>
      <w:r>
        <w:rPr>
          <w:noProof/>
        </w:rPr>
        <w:t>Always refer to recipes using their names rather than numbers. Could you please fix this throughout the chapter?</w:t>
      </w:r>
    </w:p>
  </w:comment>
  <w:comment w:id="77" w:author="Clint Bodungen" w:date="2023-04-24T16:10:00Z" w:initials="CB">
    <w:p w14:paraId="1F04B212" w14:textId="77777777" w:rsidR="00D168FE" w:rsidRDefault="00D168FE" w:rsidP="00FF688E">
      <w:pPr>
        <w:pStyle w:val="CommentText"/>
      </w:pPr>
      <w:r>
        <w:rPr>
          <w:rStyle w:val="CommentReference"/>
        </w:rPr>
        <w:annotationRef/>
      </w:r>
      <w:r>
        <w:t>Will do.</w:t>
      </w:r>
    </w:p>
  </w:comment>
  <w:comment w:id="83" w:author="Aamir Ahmed" w:date="2023-04-21T13:10:00Z" w:initials="AA">
    <w:p w14:paraId="0456E6D9" w14:textId="2E4CE567" w:rsidR="007B0EE5" w:rsidRDefault="007B0EE5">
      <w:pPr>
        <w:pStyle w:val="CommentText"/>
      </w:pPr>
      <w:r>
        <w:rPr>
          <w:rStyle w:val="CommentReference"/>
        </w:rPr>
        <w:annotationRef/>
      </w:r>
      <w:r>
        <w:rPr>
          <w:noProof/>
        </w:rPr>
        <w:t>Add a quick lead-in to tell the readers what are these steps for.</w:t>
      </w:r>
    </w:p>
  </w:comment>
  <w:comment w:id="84" w:author="Clint Bodungen" w:date="2023-04-24T16:10:00Z" w:initials="CB">
    <w:p w14:paraId="5ECEBCE9" w14:textId="77777777" w:rsidR="00D168FE" w:rsidRDefault="00D168FE" w:rsidP="00211C8F">
      <w:pPr>
        <w:pStyle w:val="CommentText"/>
      </w:pPr>
      <w:r>
        <w:rPr>
          <w:rStyle w:val="CommentReference"/>
        </w:rPr>
        <w:annotationRef/>
      </w:r>
      <w:r>
        <w:t>Done.</w:t>
      </w:r>
    </w:p>
  </w:comment>
  <w:comment w:id="111" w:author="Aamir Ahmed" w:date="2023-04-21T13:13:00Z" w:initials="AA">
    <w:p w14:paraId="6D360A18" w14:textId="755FCEC6" w:rsidR="007B0EE5" w:rsidRDefault="007B0EE5">
      <w:pPr>
        <w:pStyle w:val="CommentText"/>
      </w:pPr>
      <w:r>
        <w:rPr>
          <w:rStyle w:val="CommentReference"/>
        </w:rPr>
        <w:annotationRef/>
      </w:r>
      <w:r>
        <w:rPr>
          <w:noProof/>
        </w:rPr>
        <w:t>Maybe merge these two images and then have a caption like:</w:t>
      </w:r>
      <w:r>
        <w:rPr>
          <w:noProof/>
        </w:rPr>
        <w:br/>
      </w:r>
      <w:r>
        <w:rPr>
          <w:noProof/>
        </w:rPr>
        <w:br/>
        <w:t>Figure 1.9 - Prompt presets and model modes</w:t>
      </w:r>
    </w:p>
  </w:comment>
  <w:comment w:id="130" w:author="Aamir Ahmed" w:date="2023-04-21T13:20:00Z" w:initials="AA">
    <w:p w14:paraId="4B3DA6B0" w14:textId="72DE8DFD" w:rsidR="000D513F" w:rsidRDefault="000D513F">
      <w:pPr>
        <w:pStyle w:val="CommentText"/>
      </w:pPr>
      <w:r>
        <w:rPr>
          <w:rStyle w:val="CommentReference"/>
        </w:rPr>
        <w:annotationRef/>
      </w:r>
      <w:r>
        <w:rPr>
          <w:noProof/>
        </w:rPr>
        <w:t>Use recipe names to refer to recipes throughout the chapter.</w:t>
      </w:r>
    </w:p>
  </w:comment>
  <w:comment w:id="131" w:author="Clint Bodungen" w:date="2023-04-24T16:23:00Z" w:initials="CB">
    <w:p w14:paraId="7525F276" w14:textId="77777777" w:rsidR="00794F7C" w:rsidRDefault="00794F7C" w:rsidP="00F00AB2">
      <w:pPr>
        <w:pStyle w:val="CommentText"/>
      </w:pPr>
      <w:r>
        <w:rPr>
          <w:rStyle w:val="CommentReference"/>
        </w:rPr>
        <w:annotationRef/>
      </w:r>
      <w:r>
        <w:t>Done</w:t>
      </w:r>
    </w:p>
  </w:comment>
  <w:comment w:id="175" w:author="Aamir Ahmed" w:date="2023-04-21T13:22:00Z" w:initials="AA">
    <w:p w14:paraId="6FF719D6" w14:textId="1B8467B5" w:rsidR="000D513F" w:rsidRDefault="000D513F">
      <w:pPr>
        <w:pStyle w:val="CommentText"/>
      </w:pPr>
      <w:r>
        <w:rPr>
          <w:rStyle w:val="CommentReference"/>
        </w:rPr>
        <w:annotationRef/>
      </w:r>
      <w:r>
        <w:rPr>
          <w:noProof/>
        </w:rPr>
        <w:t>Add a lead-in sentence here for the steps.</w:t>
      </w:r>
    </w:p>
  </w:comment>
  <w:comment w:id="176" w:author="Clint Bodungen" w:date="2023-04-24T16:32:00Z" w:initials="CB">
    <w:p w14:paraId="48E76171" w14:textId="77777777" w:rsidR="00911D2B" w:rsidRDefault="00911D2B" w:rsidP="004423CE">
      <w:pPr>
        <w:pStyle w:val="CommentText"/>
      </w:pPr>
      <w:r>
        <w:rPr>
          <w:rStyle w:val="CommentReference"/>
        </w:rPr>
        <w:annotationRef/>
      </w:r>
      <w:r>
        <w:t>Done</w:t>
      </w:r>
    </w:p>
  </w:comment>
  <w:comment w:id="192" w:author="Aamir Ahmed" w:date="2023-04-21T13:23:00Z" w:initials="AA">
    <w:p w14:paraId="7D7E259C" w14:textId="5ADB42FA" w:rsidR="000D513F" w:rsidRDefault="000D513F">
      <w:pPr>
        <w:pStyle w:val="CommentText"/>
      </w:pPr>
      <w:r>
        <w:rPr>
          <w:rStyle w:val="CommentReference"/>
        </w:rPr>
        <w:annotationRef/>
      </w:r>
      <w:r>
        <w:rPr>
          <w:noProof/>
        </w:rPr>
        <w:t>Add a lead-in for the steps :)</w:t>
      </w:r>
    </w:p>
  </w:comment>
  <w:comment w:id="214" w:author="Aamir Ahmed" w:date="2023-04-21T13:25:00Z" w:initials="AA">
    <w:p w14:paraId="3D32C315" w14:textId="17394B16" w:rsidR="001668B0" w:rsidRDefault="001668B0">
      <w:pPr>
        <w:pStyle w:val="CommentText"/>
      </w:pPr>
      <w:r>
        <w:rPr>
          <w:rStyle w:val="CommentReference"/>
        </w:rPr>
        <w:annotationRef/>
      </w:r>
      <w:r>
        <w:rPr>
          <w:noProof/>
        </w:rPr>
        <w:t>Add a lead-in here for the following steps.</w:t>
      </w:r>
    </w:p>
  </w:comment>
  <w:comment w:id="215" w:author="Clint Bodungen" w:date="2023-04-24T16:39:00Z" w:initials="CB">
    <w:p w14:paraId="7AF1B4A8" w14:textId="77777777" w:rsidR="00C65FB5" w:rsidRDefault="00C65FB5" w:rsidP="00B77BB9">
      <w:pPr>
        <w:pStyle w:val="CommentText"/>
      </w:pPr>
      <w:r>
        <w:rPr>
          <w:rStyle w:val="CommentReference"/>
        </w:rPr>
        <w:annotationRef/>
      </w:r>
      <w:r>
        <w:t>Done</w:t>
      </w:r>
    </w:p>
  </w:comment>
  <w:comment w:id="262" w:author="Aamir Ahmed" w:date="2023-04-21T13:34:00Z" w:initials="AA">
    <w:p w14:paraId="46B1D305" w14:textId="2F886C82" w:rsidR="001668B0" w:rsidRDefault="001668B0">
      <w:pPr>
        <w:pStyle w:val="CommentText"/>
      </w:pPr>
      <w:r>
        <w:rPr>
          <w:rStyle w:val="CommentReference"/>
        </w:rPr>
        <w:annotationRef/>
      </w:r>
      <w:r>
        <w:rPr>
          <w:noProof/>
        </w:rPr>
        <w:t>There isn't any step 1, could you please check this?</w:t>
      </w:r>
    </w:p>
  </w:comment>
  <w:comment w:id="263" w:author="Clint Bodungen" w:date="2023-04-24T16:48:00Z" w:initials="CB">
    <w:p w14:paraId="098A1EB8" w14:textId="77777777" w:rsidR="002651D7" w:rsidRDefault="002651D7" w:rsidP="000168FC">
      <w:pPr>
        <w:pStyle w:val="CommentText"/>
      </w:pPr>
      <w:r>
        <w:rPr>
          <w:rStyle w:val="CommentReference"/>
        </w:rPr>
        <w:annotationRef/>
      </w:r>
      <w:r>
        <w:t>Step 1 is above. Everything in between is a sub item of the list. I didn't really know a good way to number these, considering there is a Windows version and  MacOS version.</w:t>
      </w:r>
    </w:p>
  </w:comment>
  <w:comment w:id="267" w:author="Aamir Ahmed" w:date="2023-04-21T13:35:00Z" w:initials="AA">
    <w:p w14:paraId="2AD88187" w14:textId="79359E1F" w:rsidR="000E1F91" w:rsidRDefault="000E1F91">
      <w:pPr>
        <w:pStyle w:val="CommentText"/>
      </w:pPr>
      <w:r>
        <w:rPr>
          <w:rStyle w:val="CommentReference"/>
        </w:rPr>
        <w:annotationRef/>
      </w:r>
      <w:r>
        <w:rPr>
          <w:noProof/>
        </w:rPr>
        <w:t>Add a lead-in for the steps.</w:t>
      </w:r>
    </w:p>
  </w:comment>
  <w:comment w:id="268" w:author="Clint Bodungen" w:date="2023-04-24T16:45:00Z" w:initials="CB">
    <w:p w14:paraId="03E51BA3" w14:textId="77777777" w:rsidR="00336D35" w:rsidRDefault="00336D35" w:rsidP="00D94051">
      <w:pPr>
        <w:pStyle w:val="CommentText"/>
      </w:pPr>
      <w:r>
        <w:rPr>
          <w:rStyle w:val="CommentReference"/>
        </w:rPr>
        <w:annotationRef/>
      </w:r>
      <w:r>
        <w:t>Done</w:t>
      </w:r>
    </w:p>
  </w:comment>
  <w:comment w:id="275" w:author="Aamir Ahmed" w:date="2023-04-21T13:36:00Z" w:initials="AA">
    <w:p w14:paraId="5D6E7DE0" w14:textId="3581AC5C" w:rsidR="000E1F91" w:rsidRDefault="000E1F91">
      <w:pPr>
        <w:pStyle w:val="CommentText"/>
      </w:pPr>
      <w:r>
        <w:rPr>
          <w:rStyle w:val="CommentReference"/>
        </w:rPr>
        <w:annotationRef/>
      </w:r>
      <w:r>
        <w:rPr>
          <w:noProof/>
        </w:rPr>
        <w:t>refer to the recipes by their names :)</w:t>
      </w:r>
    </w:p>
  </w:comment>
  <w:comment w:id="276" w:author="Clint Bodungen" w:date="2023-04-24T16:45:00Z" w:initials="CB">
    <w:p w14:paraId="4B673592" w14:textId="77777777" w:rsidR="00336D35" w:rsidRDefault="00336D35" w:rsidP="00C37DD0">
      <w:pPr>
        <w:pStyle w:val="CommentText"/>
      </w:pPr>
      <w:r>
        <w:rPr>
          <w:rStyle w:val="CommentReference"/>
        </w:rPr>
        <w:annotationRef/>
      </w:r>
      <w:r>
        <w:t>Done</w:t>
      </w:r>
    </w:p>
  </w:comment>
  <w:comment w:id="307" w:author="Aamir Ahmed" w:date="2023-04-21T13:39:00Z" w:initials="AA">
    <w:p w14:paraId="62AEAB31" w14:textId="1A1ED024" w:rsidR="000E1F91" w:rsidRDefault="000E1F91">
      <w:pPr>
        <w:pStyle w:val="CommentText"/>
      </w:pPr>
      <w:r>
        <w:rPr>
          <w:rStyle w:val="CommentReference"/>
        </w:rPr>
        <w:annotationRef/>
      </w:r>
      <w:r>
        <w:rPr>
          <w:noProof/>
        </w:rPr>
        <w:t>Please refer to recipes using their names</w:t>
      </w:r>
    </w:p>
  </w:comment>
  <w:comment w:id="312" w:author="Aamir Ahmed" w:date="2023-04-21T13:41:00Z" w:initials="AA">
    <w:p w14:paraId="7990E3DF" w14:textId="270EB3EF" w:rsidR="000E1F91" w:rsidRDefault="000E1F91">
      <w:pPr>
        <w:pStyle w:val="CommentText"/>
      </w:pPr>
      <w:r>
        <w:rPr>
          <w:rStyle w:val="CommentReference"/>
        </w:rPr>
        <w:annotationRef/>
      </w:r>
      <w:r>
        <w:rPr>
          <w:noProof/>
        </w:rPr>
        <w:t>Add a lead-in for the steps.</w:t>
      </w:r>
    </w:p>
  </w:comment>
  <w:comment w:id="313" w:author="Clint Bodungen" w:date="2023-04-24T16:45:00Z" w:initials="CB">
    <w:p w14:paraId="51FC3ABA" w14:textId="77777777" w:rsidR="00336D35" w:rsidRDefault="00336D35" w:rsidP="00622E9C">
      <w:pPr>
        <w:pStyle w:val="CommentText"/>
      </w:pPr>
      <w:r>
        <w:rPr>
          <w:rStyle w:val="CommentReference"/>
        </w:rPr>
        <w:annotationRef/>
      </w:r>
      <w:r>
        <w:t>Done</w:t>
      </w:r>
    </w:p>
  </w:comment>
  <w:comment w:id="323" w:author="Aamir Ahmed" w:date="2023-04-21T13:42:00Z" w:initials="AA">
    <w:p w14:paraId="71211DC2" w14:textId="778E9B73" w:rsidR="000E1F91" w:rsidRDefault="000E1F91">
      <w:pPr>
        <w:pStyle w:val="CommentText"/>
      </w:pPr>
      <w:r>
        <w:rPr>
          <w:rStyle w:val="CommentReference"/>
        </w:rPr>
        <w:annotationRef/>
      </w:r>
      <w:r>
        <w:rPr>
          <w:noProof/>
        </w:rPr>
        <w:t>Please add recipe names</w:t>
      </w:r>
    </w:p>
  </w:comment>
  <w:comment w:id="330" w:author="Aamir Ahmed" w:date="2023-04-21T13:42:00Z" w:initials="AA">
    <w:p w14:paraId="36D1629D" w14:textId="62CA558D" w:rsidR="000E1F91" w:rsidRDefault="000E1F91">
      <w:pPr>
        <w:pStyle w:val="CommentText"/>
      </w:pPr>
      <w:r>
        <w:rPr>
          <w:rStyle w:val="CommentReference"/>
        </w:rPr>
        <w:annotationRef/>
      </w:r>
      <w:r>
        <w:rPr>
          <w:noProof/>
        </w:rPr>
        <w:t>please add recipe names</w:t>
      </w:r>
    </w:p>
  </w:comment>
  <w:comment w:id="336" w:author="Aamir Ahmed" w:date="2023-04-21T13:43:00Z" w:initials="AA">
    <w:p w14:paraId="41EE9AAE" w14:textId="35AA6A6C" w:rsidR="000E1F91" w:rsidRDefault="000E1F91">
      <w:pPr>
        <w:pStyle w:val="CommentText"/>
      </w:pPr>
      <w:r>
        <w:rPr>
          <w:rStyle w:val="CommentReference"/>
        </w:rPr>
        <w:annotationRef/>
      </w:r>
      <w:r>
        <w:rPr>
          <w:noProof/>
        </w:rPr>
        <w:t>please add recipe names</w:t>
      </w:r>
    </w:p>
  </w:comment>
  <w:comment w:id="352" w:author="Aamir Ahmed" w:date="2023-04-21T13:43:00Z" w:initials="AA">
    <w:p w14:paraId="0EE44434" w14:textId="1AD276F4" w:rsidR="000E1F91" w:rsidRDefault="000E1F91">
      <w:pPr>
        <w:pStyle w:val="CommentText"/>
      </w:pPr>
      <w:r>
        <w:rPr>
          <w:rStyle w:val="CommentReference"/>
        </w:rPr>
        <w:annotationRef/>
      </w:r>
      <w:r>
        <w:rPr>
          <w:noProof/>
        </w:rPr>
        <w:t>add a lead-in for the steps</w:t>
      </w:r>
    </w:p>
  </w:comment>
  <w:comment w:id="353" w:author="Clint Bodungen" w:date="2023-04-24T17:05:00Z" w:initials="CB">
    <w:p w14:paraId="0E414DF1" w14:textId="77777777" w:rsidR="00EB7F49" w:rsidRDefault="00EB7F49" w:rsidP="003641B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E60AD" w15:done="0"/>
  <w15:commentEx w15:paraId="3921376C" w15:paraIdParent="67DE60AD" w15:done="0"/>
  <w15:commentEx w15:paraId="457DB0B2" w15:done="0"/>
  <w15:commentEx w15:paraId="79F0E2BB" w15:paraIdParent="457DB0B2" w15:done="0"/>
  <w15:commentEx w15:paraId="76B75F65" w15:done="0"/>
  <w15:commentEx w15:paraId="3C07E946" w15:done="0"/>
  <w15:commentEx w15:paraId="1F04B212" w15:paraIdParent="3C07E946" w15:done="0"/>
  <w15:commentEx w15:paraId="0456E6D9" w15:done="0"/>
  <w15:commentEx w15:paraId="5ECEBCE9" w15:paraIdParent="0456E6D9" w15:done="0"/>
  <w15:commentEx w15:paraId="6D360A18" w15:done="0"/>
  <w15:commentEx w15:paraId="4B3DA6B0" w15:done="0"/>
  <w15:commentEx w15:paraId="7525F276" w15:paraIdParent="4B3DA6B0" w15:done="0"/>
  <w15:commentEx w15:paraId="6FF719D6" w15:done="0"/>
  <w15:commentEx w15:paraId="48E76171" w15:paraIdParent="6FF719D6" w15:done="0"/>
  <w15:commentEx w15:paraId="7D7E259C" w15:done="0"/>
  <w15:commentEx w15:paraId="3D32C315" w15:done="0"/>
  <w15:commentEx w15:paraId="7AF1B4A8" w15:paraIdParent="3D32C315" w15:done="0"/>
  <w15:commentEx w15:paraId="46B1D305" w15:done="0"/>
  <w15:commentEx w15:paraId="098A1EB8" w15:paraIdParent="46B1D305" w15:done="0"/>
  <w15:commentEx w15:paraId="2AD88187" w15:done="0"/>
  <w15:commentEx w15:paraId="03E51BA3" w15:paraIdParent="2AD88187" w15:done="0"/>
  <w15:commentEx w15:paraId="5D6E7DE0" w15:done="0"/>
  <w15:commentEx w15:paraId="4B673592" w15:paraIdParent="5D6E7DE0" w15:done="0"/>
  <w15:commentEx w15:paraId="62AEAB31" w15:done="0"/>
  <w15:commentEx w15:paraId="7990E3DF" w15:done="0"/>
  <w15:commentEx w15:paraId="51FC3ABA" w15:paraIdParent="7990E3DF" w15:done="0"/>
  <w15:commentEx w15:paraId="71211DC2" w15:done="0"/>
  <w15:commentEx w15:paraId="36D1629D" w15:done="0"/>
  <w15:commentEx w15:paraId="41EE9AAE" w15:done="0"/>
  <w15:commentEx w15:paraId="0EE44434" w15:done="0"/>
  <w15:commentEx w15:paraId="0E414DF1" w15:paraIdParent="0EE444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07F7" w16cex:dateUtc="2023-04-21T07:32:00Z"/>
  <w16cex:commentExtensible w16cex:durableId="27ECDA43" w16cex:dateUtc="2023-04-21T14:47:00Z"/>
  <w16cex:commentExtensible w16cex:durableId="27ED0906" w16cex:dateUtc="2023-04-21T07:37:00Z"/>
  <w16cex:commentExtensible w16cex:durableId="27F122CE" w16cex:dateUtc="2023-04-24T20:46:00Z"/>
  <w16cex:commentExtensible w16cex:durableId="27ED0946" w16cex:dateUtc="2023-04-21T07:38:00Z"/>
  <w16cex:commentExtensible w16cex:durableId="27ED0B5F" w16cex:dateUtc="2023-04-21T07:47:00Z"/>
  <w16cex:commentExtensible w16cex:durableId="27F12885" w16cex:dateUtc="2023-04-24T21:10:00Z"/>
  <w16cex:commentExtensible w16cex:durableId="27ED09D4" w16cex:dateUtc="2023-04-21T07:40:00Z"/>
  <w16cex:commentExtensible w16cex:durableId="27F1288A" w16cex:dateUtc="2023-04-24T21:10:00Z"/>
  <w16cex:commentExtensible w16cex:durableId="27ED0A65" w16cex:dateUtc="2023-04-21T07:43:00Z"/>
  <w16cex:commentExtensible w16cex:durableId="27ED0C06" w16cex:dateUtc="2023-04-21T07:50:00Z"/>
  <w16cex:commentExtensible w16cex:durableId="27F12B90" w16cex:dateUtc="2023-04-24T21:23:00Z"/>
  <w16cex:commentExtensible w16cex:durableId="27ED0C90" w16cex:dateUtc="2023-04-21T07:52:00Z"/>
  <w16cex:commentExtensible w16cex:durableId="27F12D96" w16cex:dateUtc="2023-04-24T21:32:00Z"/>
  <w16cex:commentExtensible w16cex:durableId="27ED0CC0" w16cex:dateUtc="2023-04-21T07:53:00Z"/>
  <w16cex:commentExtensible w16cex:durableId="27ED0D5C" w16cex:dateUtc="2023-04-21T07:55:00Z"/>
  <w16cex:commentExtensible w16cex:durableId="27F12F43" w16cex:dateUtc="2023-04-24T21:39:00Z"/>
  <w16cex:commentExtensible w16cex:durableId="27ED0F7F" w16cex:dateUtc="2023-04-21T08:04:00Z"/>
  <w16cex:commentExtensible w16cex:durableId="27F1315D" w16cex:dateUtc="2023-04-24T21:48:00Z"/>
  <w16cex:commentExtensible w16cex:durableId="27ED0FAF" w16cex:dateUtc="2023-04-21T08:05:00Z"/>
  <w16cex:commentExtensible w16cex:durableId="27F130BB" w16cex:dateUtc="2023-04-24T21:45:00Z"/>
  <w16cex:commentExtensible w16cex:durableId="27ED0FC0" w16cex:dateUtc="2023-04-21T08:06:00Z"/>
  <w16cex:commentExtensible w16cex:durableId="27F130B6" w16cex:dateUtc="2023-04-24T21:45:00Z"/>
  <w16cex:commentExtensible w16cex:durableId="27ED1097" w16cex:dateUtc="2023-04-21T08:09:00Z"/>
  <w16cex:commentExtensible w16cex:durableId="27ED1113" w16cex:dateUtc="2023-04-21T08:11:00Z"/>
  <w16cex:commentExtensible w16cex:durableId="27F130A8" w16cex:dateUtc="2023-04-24T21:45:00Z"/>
  <w16cex:commentExtensible w16cex:durableId="27ED112D" w16cex:dateUtc="2023-04-21T08:12:00Z"/>
  <w16cex:commentExtensible w16cex:durableId="27ED114D" w16cex:dateUtc="2023-04-21T08:12:00Z"/>
  <w16cex:commentExtensible w16cex:durableId="27ED116F" w16cex:dateUtc="2023-04-21T08:13:00Z"/>
  <w16cex:commentExtensible w16cex:durableId="27ED1187" w16cex:dateUtc="2023-04-21T08:13:00Z"/>
  <w16cex:commentExtensible w16cex:durableId="27F1356A" w16cex:dateUtc="2023-04-24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E60AD" w16cid:durableId="27ED07F7"/>
  <w16cid:commentId w16cid:paraId="3921376C" w16cid:durableId="27ECDA43"/>
  <w16cid:commentId w16cid:paraId="457DB0B2" w16cid:durableId="27ED0906"/>
  <w16cid:commentId w16cid:paraId="79F0E2BB" w16cid:durableId="27F122CE"/>
  <w16cid:commentId w16cid:paraId="76B75F65" w16cid:durableId="27ED0946"/>
  <w16cid:commentId w16cid:paraId="3C07E946" w16cid:durableId="27ED0B5F"/>
  <w16cid:commentId w16cid:paraId="1F04B212" w16cid:durableId="27F12885"/>
  <w16cid:commentId w16cid:paraId="0456E6D9" w16cid:durableId="27ED09D4"/>
  <w16cid:commentId w16cid:paraId="5ECEBCE9" w16cid:durableId="27F1288A"/>
  <w16cid:commentId w16cid:paraId="6D360A18" w16cid:durableId="27ED0A65"/>
  <w16cid:commentId w16cid:paraId="4B3DA6B0" w16cid:durableId="27ED0C06"/>
  <w16cid:commentId w16cid:paraId="7525F276" w16cid:durableId="27F12B90"/>
  <w16cid:commentId w16cid:paraId="6FF719D6" w16cid:durableId="27ED0C90"/>
  <w16cid:commentId w16cid:paraId="48E76171" w16cid:durableId="27F12D96"/>
  <w16cid:commentId w16cid:paraId="7D7E259C" w16cid:durableId="27ED0CC0"/>
  <w16cid:commentId w16cid:paraId="3D32C315" w16cid:durableId="27ED0D5C"/>
  <w16cid:commentId w16cid:paraId="7AF1B4A8" w16cid:durableId="27F12F43"/>
  <w16cid:commentId w16cid:paraId="46B1D305" w16cid:durableId="27ED0F7F"/>
  <w16cid:commentId w16cid:paraId="098A1EB8" w16cid:durableId="27F1315D"/>
  <w16cid:commentId w16cid:paraId="2AD88187" w16cid:durableId="27ED0FAF"/>
  <w16cid:commentId w16cid:paraId="03E51BA3" w16cid:durableId="27F130BB"/>
  <w16cid:commentId w16cid:paraId="5D6E7DE0" w16cid:durableId="27ED0FC0"/>
  <w16cid:commentId w16cid:paraId="4B673592" w16cid:durableId="27F130B6"/>
  <w16cid:commentId w16cid:paraId="62AEAB31" w16cid:durableId="27ED1097"/>
  <w16cid:commentId w16cid:paraId="7990E3DF" w16cid:durableId="27ED1113"/>
  <w16cid:commentId w16cid:paraId="51FC3ABA" w16cid:durableId="27F130A8"/>
  <w16cid:commentId w16cid:paraId="71211DC2" w16cid:durableId="27ED112D"/>
  <w16cid:commentId w16cid:paraId="36D1629D" w16cid:durableId="27ED114D"/>
  <w16cid:commentId w16cid:paraId="41EE9AAE" w16cid:durableId="27ED116F"/>
  <w16cid:commentId w16cid:paraId="0EE44434" w16cid:durableId="27ED1187"/>
  <w16cid:commentId w16cid:paraId="0E414DF1" w16cid:durableId="27F135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 w15:restartNumberingAfterBreak="0">
    <w:nsid w:val="145D6D2C"/>
    <w:multiLevelType w:val="hybridMultilevel"/>
    <w:tmpl w:val="6C0454FA"/>
    <w:lvl w:ilvl="0" w:tplc="753E2DC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A731A8"/>
    <w:multiLevelType w:val="multilevel"/>
    <w:tmpl w:val="53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E1568"/>
    <w:multiLevelType w:val="multilevel"/>
    <w:tmpl w:val="F87C5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C5570E"/>
    <w:multiLevelType w:val="multilevel"/>
    <w:tmpl w:val="DFF6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17919"/>
    <w:multiLevelType w:val="multilevel"/>
    <w:tmpl w:val="F8A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C78A4"/>
    <w:multiLevelType w:val="multilevel"/>
    <w:tmpl w:val="ECB0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315A51"/>
    <w:multiLevelType w:val="multilevel"/>
    <w:tmpl w:val="41D02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B26E2"/>
    <w:multiLevelType w:val="multilevel"/>
    <w:tmpl w:val="E5F0D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6D6038D8"/>
    <w:multiLevelType w:val="multilevel"/>
    <w:tmpl w:val="0EE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233AF8"/>
    <w:multiLevelType w:val="hybridMultilevel"/>
    <w:tmpl w:val="F1A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2531B0A"/>
    <w:multiLevelType w:val="multilevel"/>
    <w:tmpl w:val="F40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0500B0"/>
    <w:multiLevelType w:val="multilevel"/>
    <w:tmpl w:val="2F9CF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9" w15:restartNumberingAfterBreak="0">
    <w:nsid w:val="7DE87B18"/>
    <w:multiLevelType w:val="multilevel"/>
    <w:tmpl w:val="259C2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E2580"/>
    <w:multiLevelType w:val="multilevel"/>
    <w:tmpl w:val="94981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617115">
    <w:abstractNumId w:val="6"/>
  </w:num>
  <w:num w:numId="2" w16cid:durableId="978337388">
    <w:abstractNumId w:val="10"/>
  </w:num>
  <w:num w:numId="3" w16cid:durableId="1960641077">
    <w:abstractNumId w:val="10"/>
    <w:lvlOverride w:ilvl="0">
      <w:startOverride w:val="1"/>
    </w:lvlOverride>
  </w:num>
  <w:num w:numId="4" w16cid:durableId="813833495">
    <w:abstractNumId w:val="10"/>
    <w:lvlOverride w:ilvl="0">
      <w:startOverride w:val="1"/>
    </w:lvlOverride>
  </w:num>
  <w:num w:numId="5" w16cid:durableId="1681615726">
    <w:abstractNumId w:val="10"/>
    <w:lvlOverride w:ilvl="0">
      <w:startOverride w:val="1"/>
    </w:lvlOverride>
  </w:num>
  <w:num w:numId="6" w16cid:durableId="1831477698">
    <w:abstractNumId w:val="10"/>
    <w:lvlOverride w:ilvl="0">
      <w:startOverride w:val="1"/>
    </w:lvlOverride>
  </w:num>
  <w:num w:numId="7" w16cid:durableId="1604922958">
    <w:abstractNumId w:val="10"/>
    <w:lvlOverride w:ilvl="0">
      <w:startOverride w:val="1"/>
    </w:lvlOverride>
  </w:num>
  <w:num w:numId="8" w16cid:durableId="55200734">
    <w:abstractNumId w:val="10"/>
    <w:lvlOverride w:ilvl="0">
      <w:startOverride w:val="1"/>
    </w:lvlOverride>
  </w:num>
  <w:num w:numId="9" w16cid:durableId="2075082429">
    <w:abstractNumId w:val="10"/>
    <w:lvlOverride w:ilvl="0">
      <w:startOverride w:val="1"/>
    </w:lvlOverride>
  </w:num>
  <w:num w:numId="10" w16cid:durableId="354311703">
    <w:abstractNumId w:val="10"/>
    <w:lvlOverride w:ilvl="0">
      <w:startOverride w:val="1"/>
    </w:lvlOverride>
  </w:num>
  <w:num w:numId="11" w16cid:durableId="1136603409">
    <w:abstractNumId w:val="10"/>
    <w:lvlOverride w:ilvl="0">
      <w:startOverride w:val="1"/>
    </w:lvlOverride>
  </w:num>
  <w:num w:numId="12" w16cid:durableId="222176935">
    <w:abstractNumId w:val="10"/>
    <w:lvlOverride w:ilvl="0">
      <w:startOverride w:val="1"/>
    </w:lvlOverride>
  </w:num>
  <w:num w:numId="13" w16cid:durableId="472600046">
    <w:abstractNumId w:val="10"/>
    <w:lvlOverride w:ilvl="0">
      <w:startOverride w:val="1"/>
    </w:lvlOverride>
  </w:num>
  <w:num w:numId="14" w16cid:durableId="2108693145">
    <w:abstractNumId w:val="1"/>
  </w:num>
  <w:num w:numId="15" w16cid:durableId="929392728">
    <w:abstractNumId w:val="10"/>
    <w:lvlOverride w:ilvl="0">
      <w:startOverride w:val="1"/>
    </w:lvlOverride>
  </w:num>
  <w:num w:numId="16" w16cid:durableId="480269704">
    <w:abstractNumId w:val="9"/>
  </w:num>
  <w:num w:numId="17" w16cid:durableId="1804039950">
    <w:abstractNumId w:val="16"/>
  </w:num>
  <w:num w:numId="18" w16cid:durableId="38284990">
    <w:abstractNumId w:val="10"/>
    <w:lvlOverride w:ilvl="0">
      <w:startOverride w:val="1"/>
    </w:lvlOverride>
  </w:num>
  <w:num w:numId="19" w16cid:durableId="540358567">
    <w:abstractNumId w:val="19"/>
  </w:num>
  <w:num w:numId="20" w16cid:durableId="596914333">
    <w:abstractNumId w:val="10"/>
    <w:lvlOverride w:ilvl="0">
      <w:startOverride w:val="1"/>
    </w:lvlOverride>
  </w:num>
  <w:num w:numId="21" w16cid:durableId="600601549">
    <w:abstractNumId w:val="20"/>
  </w:num>
  <w:num w:numId="22" w16cid:durableId="1835147175">
    <w:abstractNumId w:val="3"/>
  </w:num>
  <w:num w:numId="23" w16cid:durableId="1603950508">
    <w:abstractNumId w:val="13"/>
  </w:num>
  <w:num w:numId="24" w16cid:durableId="1728800407">
    <w:abstractNumId w:val="10"/>
    <w:lvlOverride w:ilvl="0">
      <w:startOverride w:val="1"/>
    </w:lvlOverride>
  </w:num>
  <w:num w:numId="25" w16cid:durableId="2037728354">
    <w:abstractNumId w:val="2"/>
  </w:num>
  <w:num w:numId="26" w16cid:durableId="2125230496">
    <w:abstractNumId w:val="10"/>
    <w:lvlOverride w:ilvl="0">
      <w:startOverride w:val="1"/>
    </w:lvlOverride>
  </w:num>
  <w:num w:numId="27" w16cid:durableId="34931384">
    <w:abstractNumId w:val="17"/>
  </w:num>
  <w:num w:numId="28" w16cid:durableId="862673066">
    <w:abstractNumId w:val="11"/>
  </w:num>
  <w:num w:numId="29" w16cid:durableId="307517913">
    <w:abstractNumId w:val="4"/>
  </w:num>
  <w:num w:numId="30" w16cid:durableId="1710304820">
    <w:abstractNumId w:val="10"/>
    <w:lvlOverride w:ilvl="0">
      <w:startOverride w:val="1"/>
    </w:lvlOverride>
  </w:num>
  <w:num w:numId="31" w16cid:durableId="959840422">
    <w:abstractNumId w:val="8"/>
  </w:num>
  <w:num w:numId="32" w16cid:durableId="2045790635">
    <w:abstractNumId w:val="10"/>
    <w:lvlOverride w:ilvl="0">
      <w:startOverride w:val="1"/>
    </w:lvlOverride>
  </w:num>
  <w:num w:numId="33" w16cid:durableId="1935506706">
    <w:abstractNumId w:val="7"/>
  </w:num>
  <w:num w:numId="34" w16cid:durableId="504516716">
    <w:abstractNumId w:val="10"/>
    <w:lvlOverride w:ilvl="0">
      <w:startOverride w:val="1"/>
    </w:lvlOverride>
  </w:num>
  <w:num w:numId="35" w16cid:durableId="2063552666">
    <w:abstractNumId w:val="14"/>
  </w:num>
  <w:num w:numId="36" w16cid:durableId="9039049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97538400">
    <w:abstractNumId w:val="12"/>
  </w:num>
  <w:num w:numId="38" w16cid:durableId="648368089">
    <w:abstractNumId w:val="0"/>
  </w:num>
  <w:num w:numId="39" w16cid:durableId="1844851847">
    <w:abstractNumId w:val="5"/>
  </w:num>
  <w:num w:numId="40" w16cid:durableId="1776437469">
    <w:abstractNumId w:val="12"/>
    <w:lvlOverride w:ilvl="0">
      <w:startOverride w:val="1"/>
    </w:lvlOverride>
  </w:num>
  <w:num w:numId="41" w16cid:durableId="1695181482">
    <w:abstractNumId w:val="15"/>
  </w:num>
  <w:num w:numId="42" w16cid:durableId="1059134796">
    <w:abstractNumId w:val="18"/>
  </w:num>
  <w:num w:numId="43" w16cid:durableId="413093118">
    <w:abstractNumId w:val="12"/>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nt Bodungen">
    <w15:presenceInfo w15:providerId="Windows Live" w15:userId="12212b308bdbe01e"/>
  </w15:person>
  <w15:person w15:author="Aamir Ahmed">
    <w15:presenceInfo w15:providerId="AD" w15:userId="S::aamira@packt.com::8b8ca5eb-0101-4437-a477-b5f2ed02d0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sDCwMDSyMDMxNDNQ0lEKTi0uzszPAykwrQUA1yxJcCwAAAA="/>
  </w:docVars>
  <w:rsids>
    <w:rsidRoot w:val="00625848"/>
    <w:rsid w:val="00000414"/>
    <w:rsid w:val="00002908"/>
    <w:rsid w:val="00003C17"/>
    <w:rsid w:val="00003D2B"/>
    <w:rsid w:val="00005C68"/>
    <w:rsid w:val="0000756C"/>
    <w:rsid w:val="00007621"/>
    <w:rsid w:val="00010667"/>
    <w:rsid w:val="00011A33"/>
    <w:rsid w:val="000130DE"/>
    <w:rsid w:val="000132F7"/>
    <w:rsid w:val="00023372"/>
    <w:rsid w:val="00025400"/>
    <w:rsid w:val="00026C22"/>
    <w:rsid w:val="000326CF"/>
    <w:rsid w:val="00035535"/>
    <w:rsid w:val="00040FA2"/>
    <w:rsid w:val="00042F71"/>
    <w:rsid w:val="0004373F"/>
    <w:rsid w:val="00045C48"/>
    <w:rsid w:val="0004679C"/>
    <w:rsid w:val="0004751D"/>
    <w:rsid w:val="000526A6"/>
    <w:rsid w:val="00053575"/>
    <w:rsid w:val="00054701"/>
    <w:rsid w:val="00055738"/>
    <w:rsid w:val="0006085D"/>
    <w:rsid w:val="00064CF7"/>
    <w:rsid w:val="00066939"/>
    <w:rsid w:val="0006743D"/>
    <w:rsid w:val="000676E7"/>
    <w:rsid w:val="000716A2"/>
    <w:rsid w:val="00072FB4"/>
    <w:rsid w:val="0007599B"/>
    <w:rsid w:val="000774F9"/>
    <w:rsid w:val="00081CCF"/>
    <w:rsid w:val="00082976"/>
    <w:rsid w:val="00086DB5"/>
    <w:rsid w:val="000A2424"/>
    <w:rsid w:val="000A2761"/>
    <w:rsid w:val="000A400C"/>
    <w:rsid w:val="000A4FDF"/>
    <w:rsid w:val="000A518D"/>
    <w:rsid w:val="000A7432"/>
    <w:rsid w:val="000B4451"/>
    <w:rsid w:val="000B6564"/>
    <w:rsid w:val="000B6AB7"/>
    <w:rsid w:val="000B6F5D"/>
    <w:rsid w:val="000B7770"/>
    <w:rsid w:val="000C065B"/>
    <w:rsid w:val="000C1D7B"/>
    <w:rsid w:val="000C2746"/>
    <w:rsid w:val="000C4BE3"/>
    <w:rsid w:val="000C54B3"/>
    <w:rsid w:val="000C7211"/>
    <w:rsid w:val="000D455A"/>
    <w:rsid w:val="000D50DE"/>
    <w:rsid w:val="000D513F"/>
    <w:rsid w:val="000D6ED4"/>
    <w:rsid w:val="000E1188"/>
    <w:rsid w:val="000E1F91"/>
    <w:rsid w:val="000E2288"/>
    <w:rsid w:val="000E393D"/>
    <w:rsid w:val="000E4BF3"/>
    <w:rsid w:val="000E5112"/>
    <w:rsid w:val="000F0BF1"/>
    <w:rsid w:val="000F41BE"/>
    <w:rsid w:val="000F47C2"/>
    <w:rsid w:val="000F4DB8"/>
    <w:rsid w:val="000F66DB"/>
    <w:rsid w:val="000F673A"/>
    <w:rsid w:val="000F6BB1"/>
    <w:rsid w:val="0010046C"/>
    <w:rsid w:val="001072DD"/>
    <w:rsid w:val="001115F2"/>
    <w:rsid w:val="0011268B"/>
    <w:rsid w:val="00113012"/>
    <w:rsid w:val="00116F60"/>
    <w:rsid w:val="0012107F"/>
    <w:rsid w:val="0012128A"/>
    <w:rsid w:val="00122A4B"/>
    <w:rsid w:val="001232A8"/>
    <w:rsid w:val="00123A1A"/>
    <w:rsid w:val="00124EB6"/>
    <w:rsid w:val="00126007"/>
    <w:rsid w:val="00131586"/>
    <w:rsid w:val="001339FD"/>
    <w:rsid w:val="00135B35"/>
    <w:rsid w:val="00136066"/>
    <w:rsid w:val="0013729F"/>
    <w:rsid w:val="00137964"/>
    <w:rsid w:val="0014021A"/>
    <w:rsid w:val="00141836"/>
    <w:rsid w:val="00141DDD"/>
    <w:rsid w:val="00142634"/>
    <w:rsid w:val="00143565"/>
    <w:rsid w:val="00143F0D"/>
    <w:rsid w:val="001449F2"/>
    <w:rsid w:val="0014594B"/>
    <w:rsid w:val="001503BD"/>
    <w:rsid w:val="0015718F"/>
    <w:rsid w:val="0015759A"/>
    <w:rsid w:val="00162008"/>
    <w:rsid w:val="0016456A"/>
    <w:rsid w:val="00164F7B"/>
    <w:rsid w:val="001668B0"/>
    <w:rsid w:val="00171A05"/>
    <w:rsid w:val="00171F18"/>
    <w:rsid w:val="00175159"/>
    <w:rsid w:val="001814F5"/>
    <w:rsid w:val="00183E51"/>
    <w:rsid w:val="001855FB"/>
    <w:rsid w:val="00185A61"/>
    <w:rsid w:val="00186A86"/>
    <w:rsid w:val="00190318"/>
    <w:rsid w:val="0019159D"/>
    <w:rsid w:val="001928DA"/>
    <w:rsid w:val="00193364"/>
    <w:rsid w:val="00194628"/>
    <w:rsid w:val="001975EE"/>
    <w:rsid w:val="00197D68"/>
    <w:rsid w:val="00197EA5"/>
    <w:rsid w:val="001A1877"/>
    <w:rsid w:val="001A2E94"/>
    <w:rsid w:val="001A40AD"/>
    <w:rsid w:val="001A44E6"/>
    <w:rsid w:val="001A6CBC"/>
    <w:rsid w:val="001A6DBF"/>
    <w:rsid w:val="001B0351"/>
    <w:rsid w:val="001B059A"/>
    <w:rsid w:val="001B0E43"/>
    <w:rsid w:val="001B1048"/>
    <w:rsid w:val="001B1300"/>
    <w:rsid w:val="001B185C"/>
    <w:rsid w:val="001B1A8B"/>
    <w:rsid w:val="001B267B"/>
    <w:rsid w:val="001B3122"/>
    <w:rsid w:val="001B3289"/>
    <w:rsid w:val="001B66DB"/>
    <w:rsid w:val="001B7921"/>
    <w:rsid w:val="001C38EB"/>
    <w:rsid w:val="001C3FF1"/>
    <w:rsid w:val="001C481D"/>
    <w:rsid w:val="001C4895"/>
    <w:rsid w:val="001C4DAD"/>
    <w:rsid w:val="001C4EBB"/>
    <w:rsid w:val="001D2063"/>
    <w:rsid w:val="001D5E3B"/>
    <w:rsid w:val="001E0C5B"/>
    <w:rsid w:val="001E5D7E"/>
    <w:rsid w:val="001E5FAB"/>
    <w:rsid w:val="001E6777"/>
    <w:rsid w:val="001F1380"/>
    <w:rsid w:val="001F148A"/>
    <w:rsid w:val="001F3B18"/>
    <w:rsid w:val="001F72A0"/>
    <w:rsid w:val="001F7E71"/>
    <w:rsid w:val="0020073A"/>
    <w:rsid w:val="00201942"/>
    <w:rsid w:val="002039C7"/>
    <w:rsid w:val="00204BA3"/>
    <w:rsid w:val="00206D8E"/>
    <w:rsid w:val="002070B9"/>
    <w:rsid w:val="0021030F"/>
    <w:rsid w:val="002118F7"/>
    <w:rsid w:val="00211F42"/>
    <w:rsid w:val="00212253"/>
    <w:rsid w:val="00214F2A"/>
    <w:rsid w:val="00217116"/>
    <w:rsid w:val="00217A7E"/>
    <w:rsid w:val="00217B96"/>
    <w:rsid w:val="00224F9B"/>
    <w:rsid w:val="002258D3"/>
    <w:rsid w:val="00225F24"/>
    <w:rsid w:val="00226B01"/>
    <w:rsid w:val="00226EDD"/>
    <w:rsid w:val="0022774B"/>
    <w:rsid w:val="002308FB"/>
    <w:rsid w:val="002341F8"/>
    <w:rsid w:val="00235DDE"/>
    <w:rsid w:val="00236CC0"/>
    <w:rsid w:val="002400D4"/>
    <w:rsid w:val="00240190"/>
    <w:rsid w:val="002416DB"/>
    <w:rsid w:val="0024245B"/>
    <w:rsid w:val="002456D9"/>
    <w:rsid w:val="0025053C"/>
    <w:rsid w:val="002507CE"/>
    <w:rsid w:val="00251F34"/>
    <w:rsid w:val="00252606"/>
    <w:rsid w:val="00260A52"/>
    <w:rsid w:val="00263842"/>
    <w:rsid w:val="00264DFA"/>
    <w:rsid w:val="002651D7"/>
    <w:rsid w:val="0026530B"/>
    <w:rsid w:val="002714B1"/>
    <w:rsid w:val="0027196C"/>
    <w:rsid w:val="0027260B"/>
    <w:rsid w:val="00274524"/>
    <w:rsid w:val="00275018"/>
    <w:rsid w:val="002820C1"/>
    <w:rsid w:val="00283AA0"/>
    <w:rsid w:val="00283D6D"/>
    <w:rsid w:val="00285506"/>
    <w:rsid w:val="00286ABC"/>
    <w:rsid w:val="00291FAA"/>
    <w:rsid w:val="00292C44"/>
    <w:rsid w:val="0029515F"/>
    <w:rsid w:val="00297867"/>
    <w:rsid w:val="002A17B7"/>
    <w:rsid w:val="002A4A06"/>
    <w:rsid w:val="002A5C0A"/>
    <w:rsid w:val="002A6B10"/>
    <w:rsid w:val="002A7053"/>
    <w:rsid w:val="002A751F"/>
    <w:rsid w:val="002A7ACC"/>
    <w:rsid w:val="002B1460"/>
    <w:rsid w:val="002B1561"/>
    <w:rsid w:val="002B1F36"/>
    <w:rsid w:val="002B3E85"/>
    <w:rsid w:val="002B4172"/>
    <w:rsid w:val="002B575F"/>
    <w:rsid w:val="002B7F26"/>
    <w:rsid w:val="002C0D14"/>
    <w:rsid w:val="002C568E"/>
    <w:rsid w:val="002C66AC"/>
    <w:rsid w:val="002C6855"/>
    <w:rsid w:val="002D04C2"/>
    <w:rsid w:val="002D1BF6"/>
    <w:rsid w:val="002D3634"/>
    <w:rsid w:val="002D396F"/>
    <w:rsid w:val="002D4ACC"/>
    <w:rsid w:val="002D553A"/>
    <w:rsid w:val="002E0DDB"/>
    <w:rsid w:val="002E0F06"/>
    <w:rsid w:val="002E2C12"/>
    <w:rsid w:val="002E5952"/>
    <w:rsid w:val="002E78B4"/>
    <w:rsid w:val="002F0EEE"/>
    <w:rsid w:val="002F1270"/>
    <w:rsid w:val="002F1811"/>
    <w:rsid w:val="002F19B5"/>
    <w:rsid w:val="002F2E49"/>
    <w:rsid w:val="002F3DD3"/>
    <w:rsid w:val="002F40CE"/>
    <w:rsid w:val="002F53A4"/>
    <w:rsid w:val="002F590B"/>
    <w:rsid w:val="002F62C4"/>
    <w:rsid w:val="002F7263"/>
    <w:rsid w:val="003000D1"/>
    <w:rsid w:val="00300406"/>
    <w:rsid w:val="00301171"/>
    <w:rsid w:val="0030242F"/>
    <w:rsid w:val="00305C89"/>
    <w:rsid w:val="003121DB"/>
    <w:rsid w:val="00313CE9"/>
    <w:rsid w:val="00314783"/>
    <w:rsid w:val="0031511E"/>
    <w:rsid w:val="0031575B"/>
    <w:rsid w:val="0031578B"/>
    <w:rsid w:val="003165FF"/>
    <w:rsid w:val="003169D2"/>
    <w:rsid w:val="00321D4F"/>
    <w:rsid w:val="00322CC2"/>
    <w:rsid w:val="00323484"/>
    <w:rsid w:val="003257B6"/>
    <w:rsid w:val="0032776A"/>
    <w:rsid w:val="00336D35"/>
    <w:rsid w:val="00343454"/>
    <w:rsid w:val="003466B4"/>
    <w:rsid w:val="00346ADF"/>
    <w:rsid w:val="00347F9F"/>
    <w:rsid w:val="00352B43"/>
    <w:rsid w:val="003546EE"/>
    <w:rsid w:val="00354B8F"/>
    <w:rsid w:val="00354E86"/>
    <w:rsid w:val="00355965"/>
    <w:rsid w:val="00360495"/>
    <w:rsid w:val="00360D2C"/>
    <w:rsid w:val="0036732E"/>
    <w:rsid w:val="00370CE2"/>
    <w:rsid w:val="003714A4"/>
    <w:rsid w:val="00371F75"/>
    <w:rsid w:val="00372A6E"/>
    <w:rsid w:val="0037376D"/>
    <w:rsid w:val="00375F02"/>
    <w:rsid w:val="00376E1A"/>
    <w:rsid w:val="0038246C"/>
    <w:rsid w:val="00383FB4"/>
    <w:rsid w:val="00385258"/>
    <w:rsid w:val="00385920"/>
    <w:rsid w:val="00385A45"/>
    <w:rsid w:val="00385C3A"/>
    <w:rsid w:val="00386256"/>
    <w:rsid w:val="0038787B"/>
    <w:rsid w:val="00387901"/>
    <w:rsid w:val="003907FE"/>
    <w:rsid w:val="00393B94"/>
    <w:rsid w:val="003A0F3D"/>
    <w:rsid w:val="003A1CFB"/>
    <w:rsid w:val="003A2AB9"/>
    <w:rsid w:val="003A3A65"/>
    <w:rsid w:val="003A3ED4"/>
    <w:rsid w:val="003A48A3"/>
    <w:rsid w:val="003A4AD1"/>
    <w:rsid w:val="003A50B7"/>
    <w:rsid w:val="003A69EB"/>
    <w:rsid w:val="003A7E89"/>
    <w:rsid w:val="003B29AD"/>
    <w:rsid w:val="003B29DB"/>
    <w:rsid w:val="003B4B56"/>
    <w:rsid w:val="003B6E22"/>
    <w:rsid w:val="003C45C6"/>
    <w:rsid w:val="003D0965"/>
    <w:rsid w:val="003D157E"/>
    <w:rsid w:val="003D4D2F"/>
    <w:rsid w:val="003D5495"/>
    <w:rsid w:val="003D6686"/>
    <w:rsid w:val="003D70CA"/>
    <w:rsid w:val="003E066D"/>
    <w:rsid w:val="003E2583"/>
    <w:rsid w:val="003E43E8"/>
    <w:rsid w:val="003E71CB"/>
    <w:rsid w:val="003F0814"/>
    <w:rsid w:val="003F3B13"/>
    <w:rsid w:val="003F467A"/>
    <w:rsid w:val="003F4729"/>
    <w:rsid w:val="00400C68"/>
    <w:rsid w:val="00402832"/>
    <w:rsid w:val="004040D6"/>
    <w:rsid w:val="004044BC"/>
    <w:rsid w:val="0040462F"/>
    <w:rsid w:val="004072D5"/>
    <w:rsid w:val="0040788E"/>
    <w:rsid w:val="0040793B"/>
    <w:rsid w:val="00411A76"/>
    <w:rsid w:val="00411D51"/>
    <w:rsid w:val="004167B7"/>
    <w:rsid w:val="00416990"/>
    <w:rsid w:val="00417608"/>
    <w:rsid w:val="00417844"/>
    <w:rsid w:val="0042030E"/>
    <w:rsid w:val="00424131"/>
    <w:rsid w:val="0042668C"/>
    <w:rsid w:val="0042682B"/>
    <w:rsid w:val="0043035F"/>
    <w:rsid w:val="0043140C"/>
    <w:rsid w:val="0043235D"/>
    <w:rsid w:val="0043775F"/>
    <w:rsid w:val="00443210"/>
    <w:rsid w:val="00444F3C"/>
    <w:rsid w:val="004533C0"/>
    <w:rsid w:val="00453516"/>
    <w:rsid w:val="00455266"/>
    <w:rsid w:val="00455F18"/>
    <w:rsid w:val="004562F3"/>
    <w:rsid w:val="004570D0"/>
    <w:rsid w:val="00457F94"/>
    <w:rsid w:val="00460757"/>
    <w:rsid w:val="00460857"/>
    <w:rsid w:val="00464D91"/>
    <w:rsid w:val="004702A8"/>
    <w:rsid w:val="004710E5"/>
    <w:rsid w:val="00471B5A"/>
    <w:rsid w:val="0047308D"/>
    <w:rsid w:val="004732A5"/>
    <w:rsid w:val="004747BC"/>
    <w:rsid w:val="00476EF5"/>
    <w:rsid w:val="00477C1C"/>
    <w:rsid w:val="00484C1D"/>
    <w:rsid w:val="00491381"/>
    <w:rsid w:val="0049397E"/>
    <w:rsid w:val="00493F20"/>
    <w:rsid w:val="00495488"/>
    <w:rsid w:val="004959DE"/>
    <w:rsid w:val="0049757F"/>
    <w:rsid w:val="00497ABA"/>
    <w:rsid w:val="00497E61"/>
    <w:rsid w:val="004A170E"/>
    <w:rsid w:val="004A37EB"/>
    <w:rsid w:val="004A7A4D"/>
    <w:rsid w:val="004B35AC"/>
    <w:rsid w:val="004B6FC9"/>
    <w:rsid w:val="004C0374"/>
    <w:rsid w:val="004C0B8C"/>
    <w:rsid w:val="004C143E"/>
    <w:rsid w:val="004C4473"/>
    <w:rsid w:val="004C45FF"/>
    <w:rsid w:val="004D0647"/>
    <w:rsid w:val="004D0928"/>
    <w:rsid w:val="004D3264"/>
    <w:rsid w:val="004D6861"/>
    <w:rsid w:val="004D74F4"/>
    <w:rsid w:val="004E11BB"/>
    <w:rsid w:val="004E1D6D"/>
    <w:rsid w:val="004E2D36"/>
    <w:rsid w:val="004F2299"/>
    <w:rsid w:val="004F25B2"/>
    <w:rsid w:val="004F35D5"/>
    <w:rsid w:val="004F3737"/>
    <w:rsid w:val="004F4477"/>
    <w:rsid w:val="0051039C"/>
    <w:rsid w:val="00511551"/>
    <w:rsid w:val="0051437D"/>
    <w:rsid w:val="00517B36"/>
    <w:rsid w:val="00523C7F"/>
    <w:rsid w:val="00526D7C"/>
    <w:rsid w:val="00534ED3"/>
    <w:rsid w:val="00541FEA"/>
    <w:rsid w:val="00544950"/>
    <w:rsid w:val="00545655"/>
    <w:rsid w:val="00547269"/>
    <w:rsid w:val="00547E13"/>
    <w:rsid w:val="00551227"/>
    <w:rsid w:val="005514F2"/>
    <w:rsid w:val="00553978"/>
    <w:rsid w:val="00563379"/>
    <w:rsid w:val="0056503D"/>
    <w:rsid w:val="00567437"/>
    <w:rsid w:val="00570370"/>
    <w:rsid w:val="00571842"/>
    <w:rsid w:val="0057455A"/>
    <w:rsid w:val="005748ED"/>
    <w:rsid w:val="00574F75"/>
    <w:rsid w:val="005758B7"/>
    <w:rsid w:val="00580AAC"/>
    <w:rsid w:val="00583CDE"/>
    <w:rsid w:val="0058440D"/>
    <w:rsid w:val="0058642C"/>
    <w:rsid w:val="005866DA"/>
    <w:rsid w:val="00591E20"/>
    <w:rsid w:val="00593496"/>
    <w:rsid w:val="00593560"/>
    <w:rsid w:val="00595A30"/>
    <w:rsid w:val="00596999"/>
    <w:rsid w:val="00597E45"/>
    <w:rsid w:val="005A22F4"/>
    <w:rsid w:val="005A2F82"/>
    <w:rsid w:val="005A3063"/>
    <w:rsid w:val="005A64D6"/>
    <w:rsid w:val="005A7803"/>
    <w:rsid w:val="005B4283"/>
    <w:rsid w:val="005B460A"/>
    <w:rsid w:val="005B4DDF"/>
    <w:rsid w:val="005B5C16"/>
    <w:rsid w:val="005B6798"/>
    <w:rsid w:val="005B6F99"/>
    <w:rsid w:val="005B71A0"/>
    <w:rsid w:val="005D033B"/>
    <w:rsid w:val="005D3593"/>
    <w:rsid w:val="005D3A56"/>
    <w:rsid w:val="005D5CD0"/>
    <w:rsid w:val="005D5EFE"/>
    <w:rsid w:val="005D6EEC"/>
    <w:rsid w:val="005D7104"/>
    <w:rsid w:val="005E4B7C"/>
    <w:rsid w:val="005F2743"/>
    <w:rsid w:val="005F3F33"/>
    <w:rsid w:val="005F7B99"/>
    <w:rsid w:val="00600DDB"/>
    <w:rsid w:val="00601A92"/>
    <w:rsid w:val="006034D3"/>
    <w:rsid w:val="00605548"/>
    <w:rsid w:val="0060629A"/>
    <w:rsid w:val="006076BE"/>
    <w:rsid w:val="006117A6"/>
    <w:rsid w:val="00611FE5"/>
    <w:rsid w:val="006136C1"/>
    <w:rsid w:val="00621B50"/>
    <w:rsid w:val="00623184"/>
    <w:rsid w:val="006237FB"/>
    <w:rsid w:val="00624A0A"/>
    <w:rsid w:val="0062538B"/>
    <w:rsid w:val="00625700"/>
    <w:rsid w:val="00625848"/>
    <w:rsid w:val="00625E7B"/>
    <w:rsid w:val="006262ED"/>
    <w:rsid w:val="0062648A"/>
    <w:rsid w:val="00634D53"/>
    <w:rsid w:val="0063545A"/>
    <w:rsid w:val="00641724"/>
    <w:rsid w:val="00641D62"/>
    <w:rsid w:val="00643131"/>
    <w:rsid w:val="00644B2B"/>
    <w:rsid w:val="006501BE"/>
    <w:rsid w:val="00650B06"/>
    <w:rsid w:val="00651F39"/>
    <w:rsid w:val="006543B9"/>
    <w:rsid w:val="006547D6"/>
    <w:rsid w:val="00660B91"/>
    <w:rsid w:val="006622A9"/>
    <w:rsid w:val="0066672C"/>
    <w:rsid w:val="006668A1"/>
    <w:rsid w:val="0066737C"/>
    <w:rsid w:val="006715CD"/>
    <w:rsid w:val="00671894"/>
    <w:rsid w:val="00672516"/>
    <w:rsid w:val="00672F8C"/>
    <w:rsid w:val="006730C0"/>
    <w:rsid w:val="006732BE"/>
    <w:rsid w:val="00673506"/>
    <w:rsid w:val="00673562"/>
    <w:rsid w:val="00673824"/>
    <w:rsid w:val="006739BB"/>
    <w:rsid w:val="006812E7"/>
    <w:rsid w:val="00681352"/>
    <w:rsid w:val="00683CCE"/>
    <w:rsid w:val="00683D19"/>
    <w:rsid w:val="00685191"/>
    <w:rsid w:val="006867F1"/>
    <w:rsid w:val="00691194"/>
    <w:rsid w:val="006957BB"/>
    <w:rsid w:val="006A18BF"/>
    <w:rsid w:val="006A3C97"/>
    <w:rsid w:val="006A6C2C"/>
    <w:rsid w:val="006A7356"/>
    <w:rsid w:val="006A7ECA"/>
    <w:rsid w:val="006B11FE"/>
    <w:rsid w:val="006B2E47"/>
    <w:rsid w:val="006C266C"/>
    <w:rsid w:val="006C2B88"/>
    <w:rsid w:val="006C4ED0"/>
    <w:rsid w:val="006C6007"/>
    <w:rsid w:val="006C73E5"/>
    <w:rsid w:val="006D1E8C"/>
    <w:rsid w:val="006D6656"/>
    <w:rsid w:val="006D7509"/>
    <w:rsid w:val="006E176B"/>
    <w:rsid w:val="006E253F"/>
    <w:rsid w:val="006E3857"/>
    <w:rsid w:val="006F2003"/>
    <w:rsid w:val="006F2143"/>
    <w:rsid w:val="006F29C8"/>
    <w:rsid w:val="006F45FA"/>
    <w:rsid w:val="006F565D"/>
    <w:rsid w:val="006F70BA"/>
    <w:rsid w:val="006F7401"/>
    <w:rsid w:val="0070010C"/>
    <w:rsid w:val="00710074"/>
    <w:rsid w:val="0071024F"/>
    <w:rsid w:val="007124E8"/>
    <w:rsid w:val="0071450F"/>
    <w:rsid w:val="00714E28"/>
    <w:rsid w:val="00715E0E"/>
    <w:rsid w:val="00716295"/>
    <w:rsid w:val="007176EE"/>
    <w:rsid w:val="0072165E"/>
    <w:rsid w:val="00724D15"/>
    <w:rsid w:val="00725009"/>
    <w:rsid w:val="0072708A"/>
    <w:rsid w:val="0072730C"/>
    <w:rsid w:val="0072735D"/>
    <w:rsid w:val="007325B8"/>
    <w:rsid w:val="00733CC1"/>
    <w:rsid w:val="0073721A"/>
    <w:rsid w:val="00737AE0"/>
    <w:rsid w:val="00741C62"/>
    <w:rsid w:val="00743E86"/>
    <w:rsid w:val="00744978"/>
    <w:rsid w:val="0074534C"/>
    <w:rsid w:val="0074691D"/>
    <w:rsid w:val="00746E3B"/>
    <w:rsid w:val="007471F0"/>
    <w:rsid w:val="007534B3"/>
    <w:rsid w:val="00757BA6"/>
    <w:rsid w:val="00760A21"/>
    <w:rsid w:val="00766B8B"/>
    <w:rsid w:val="00772EEF"/>
    <w:rsid w:val="00774381"/>
    <w:rsid w:val="00775EB8"/>
    <w:rsid w:val="0077603D"/>
    <w:rsid w:val="0077680E"/>
    <w:rsid w:val="00780C03"/>
    <w:rsid w:val="00781174"/>
    <w:rsid w:val="007874D3"/>
    <w:rsid w:val="00790330"/>
    <w:rsid w:val="0079326F"/>
    <w:rsid w:val="00794157"/>
    <w:rsid w:val="00794F7C"/>
    <w:rsid w:val="007A7805"/>
    <w:rsid w:val="007B0EE5"/>
    <w:rsid w:val="007B20A9"/>
    <w:rsid w:val="007B2966"/>
    <w:rsid w:val="007B5075"/>
    <w:rsid w:val="007B6176"/>
    <w:rsid w:val="007C01A7"/>
    <w:rsid w:val="007C7E9A"/>
    <w:rsid w:val="007D656C"/>
    <w:rsid w:val="007D6F3B"/>
    <w:rsid w:val="007D6FA3"/>
    <w:rsid w:val="007E5DD4"/>
    <w:rsid w:val="007E6541"/>
    <w:rsid w:val="007E7C0B"/>
    <w:rsid w:val="007E7C90"/>
    <w:rsid w:val="007F5D66"/>
    <w:rsid w:val="007F7A33"/>
    <w:rsid w:val="0080224B"/>
    <w:rsid w:val="00802B1F"/>
    <w:rsid w:val="00804006"/>
    <w:rsid w:val="00805409"/>
    <w:rsid w:val="008074BC"/>
    <w:rsid w:val="00807779"/>
    <w:rsid w:val="00811005"/>
    <w:rsid w:val="00812245"/>
    <w:rsid w:val="0081474C"/>
    <w:rsid w:val="00821925"/>
    <w:rsid w:val="008226DA"/>
    <w:rsid w:val="00827878"/>
    <w:rsid w:val="008327AA"/>
    <w:rsid w:val="00834DA8"/>
    <w:rsid w:val="00837076"/>
    <w:rsid w:val="00837C4C"/>
    <w:rsid w:val="00842676"/>
    <w:rsid w:val="00843F6B"/>
    <w:rsid w:val="008445D6"/>
    <w:rsid w:val="00845F44"/>
    <w:rsid w:val="00850656"/>
    <w:rsid w:val="00850939"/>
    <w:rsid w:val="0085175B"/>
    <w:rsid w:val="00852EA2"/>
    <w:rsid w:val="00853381"/>
    <w:rsid w:val="00862107"/>
    <w:rsid w:val="0086452F"/>
    <w:rsid w:val="00865CAC"/>
    <w:rsid w:val="00870A0C"/>
    <w:rsid w:val="00871DA8"/>
    <w:rsid w:val="00871DF0"/>
    <w:rsid w:val="00874AD2"/>
    <w:rsid w:val="00875272"/>
    <w:rsid w:val="0087594E"/>
    <w:rsid w:val="00876D8A"/>
    <w:rsid w:val="00881767"/>
    <w:rsid w:val="00882100"/>
    <w:rsid w:val="00882259"/>
    <w:rsid w:val="00884261"/>
    <w:rsid w:val="00886A7F"/>
    <w:rsid w:val="00886F64"/>
    <w:rsid w:val="00887018"/>
    <w:rsid w:val="0088711B"/>
    <w:rsid w:val="00887581"/>
    <w:rsid w:val="0089201C"/>
    <w:rsid w:val="008933A0"/>
    <w:rsid w:val="008979E7"/>
    <w:rsid w:val="008A0785"/>
    <w:rsid w:val="008A1712"/>
    <w:rsid w:val="008A1D8A"/>
    <w:rsid w:val="008A2844"/>
    <w:rsid w:val="008A3A49"/>
    <w:rsid w:val="008A3F12"/>
    <w:rsid w:val="008A597E"/>
    <w:rsid w:val="008A7DF7"/>
    <w:rsid w:val="008B483B"/>
    <w:rsid w:val="008B4C37"/>
    <w:rsid w:val="008B4C48"/>
    <w:rsid w:val="008B6FC1"/>
    <w:rsid w:val="008C69AD"/>
    <w:rsid w:val="008C7E6C"/>
    <w:rsid w:val="008D000C"/>
    <w:rsid w:val="008D05FD"/>
    <w:rsid w:val="008D0781"/>
    <w:rsid w:val="008D0B73"/>
    <w:rsid w:val="008D115B"/>
    <w:rsid w:val="008D2218"/>
    <w:rsid w:val="008D29BC"/>
    <w:rsid w:val="008D2BF4"/>
    <w:rsid w:val="008D55E5"/>
    <w:rsid w:val="008D58F3"/>
    <w:rsid w:val="008D6214"/>
    <w:rsid w:val="008D66A3"/>
    <w:rsid w:val="008D6BE4"/>
    <w:rsid w:val="008D7CD6"/>
    <w:rsid w:val="008E2A1C"/>
    <w:rsid w:val="008E45B3"/>
    <w:rsid w:val="008E5B6C"/>
    <w:rsid w:val="008E5BD5"/>
    <w:rsid w:val="008E7AC4"/>
    <w:rsid w:val="008F0B87"/>
    <w:rsid w:val="008F2060"/>
    <w:rsid w:val="008F2FCD"/>
    <w:rsid w:val="008F7F05"/>
    <w:rsid w:val="008F7FC4"/>
    <w:rsid w:val="009016F4"/>
    <w:rsid w:val="009022B5"/>
    <w:rsid w:val="00902CE8"/>
    <w:rsid w:val="00903207"/>
    <w:rsid w:val="009037E6"/>
    <w:rsid w:val="0090482A"/>
    <w:rsid w:val="009052BA"/>
    <w:rsid w:val="00906A35"/>
    <w:rsid w:val="00907D8B"/>
    <w:rsid w:val="0091152F"/>
    <w:rsid w:val="00911D2B"/>
    <w:rsid w:val="00912033"/>
    <w:rsid w:val="00915F90"/>
    <w:rsid w:val="00920FDC"/>
    <w:rsid w:val="00921260"/>
    <w:rsid w:val="00923B9A"/>
    <w:rsid w:val="00924106"/>
    <w:rsid w:val="00924CF9"/>
    <w:rsid w:val="009258DE"/>
    <w:rsid w:val="00925D09"/>
    <w:rsid w:val="00927ED9"/>
    <w:rsid w:val="009314B3"/>
    <w:rsid w:val="009339BF"/>
    <w:rsid w:val="00935E3B"/>
    <w:rsid w:val="00936909"/>
    <w:rsid w:val="00937E04"/>
    <w:rsid w:val="00940E1A"/>
    <w:rsid w:val="0094109B"/>
    <w:rsid w:val="00941DFF"/>
    <w:rsid w:val="00942353"/>
    <w:rsid w:val="00943D90"/>
    <w:rsid w:val="0094478B"/>
    <w:rsid w:val="00945E0A"/>
    <w:rsid w:val="009467E6"/>
    <w:rsid w:val="0095465D"/>
    <w:rsid w:val="00956561"/>
    <w:rsid w:val="009608C0"/>
    <w:rsid w:val="0096189B"/>
    <w:rsid w:val="00962872"/>
    <w:rsid w:val="00963558"/>
    <w:rsid w:val="00966759"/>
    <w:rsid w:val="00967BA4"/>
    <w:rsid w:val="00967DCC"/>
    <w:rsid w:val="00971316"/>
    <w:rsid w:val="00971789"/>
    <w:rsid w:val="009750AA"/>
    <w:rsid w:val="00976DB2"/>
    <w:rsid w:val="00977245"/>
    <w:rsid w:val="00977B40"/>
    <w:rsid w:val="009821F5"/>
    <w:rsid w:val="00985C03"/>
    <w:rsid w:val="0098632F"/>
    <w:rsid w:val="00986520"/>
    <w:rsid w:val="009878ED"/>
    <w:rsid w:val="00987E7F"/>
    <w:rsid w:val="0099065A"/>
    <w:rsid w:val="00991ADD"/>
    <w:rsid w:val="00993159"/>
    <w:rsid w:val="00995D07"/>
    <w:rsid w:val="009A0455"/>
    <w:rsid w:val="009A12A4"/>
    <w:rsid w:val="009A1CD1"/>
    <w:rsid w:val="009A305E"/>
    <w:rsid w:val="009A5666"/>
    <w:rsid w:val="009A7692"/>
    <w:rsid w:val="009B09E6"/>
    <w:rsid w:val="009B14E1"/>
    <w:rsid w:val="009B3060"/>
    <w:rsid w:val="009B30C6"/>
    <w:rsid w:val="009C0CF5"/>
    <w:rsid w:val="009C15FF"/>
    <w:rsid w:val="009C1EC4"/>
    <w:rsid w:val="009C3A64"/>
    <w:rsid w:val="009C4ED3"/>
    <w:rsid w:val="009C55FA"/>
    <w:rsid w:val="009D0553"/>
    <w:rsid w:val="009D081F"/>
    <w:rsid w:val="009D1927"/>
    <w:rsid w:val="009D2C13"/>
    <w:rsid w:val="009D429E"/>
    <w:rsid w:val="009D4D38"/>
    <w:rsid w:val="009D6022"/>
    <w:rsid w:val="009D626D"/>
    <w:rsid w:val="009D6D28"/>
    <w:rsid w:val="009D7D7A"/>
    <w:rsid w:val="009E242F"/>
    <w:rsid w:val="009E25D4"/>
    <w:rsid w:val="009E27B0"/>
    <w:rsid w:val="009E515C"/>
    <w:rsid w:val="009E7D41"/>
    <w:rsid w:val="009F01A2"/>
    <w:rsid w:val="009F301F"/>
    <w:rsid w:val="009F3ECD"/>
    <w:rsid w:val="00A020A0"/>
    <w:rsid w:val="00A0349E"/>
    <w:rsid w:val="00A10682"/>
    <w:rsid w:val="00A1172C"/>
    <w:rsid w:val="00A12077"/>
    <w:rsid w:val="00A12085"/>
    <w:rsid w:val="00A14F90"/>
    <w:rsid w:val="00A16DAE"/>
    <w:rsid w:val="00A20734"/>
    <w:rsid w:val="00A2298E"/>
    <w:rsid w:val="00A231BC"/>
    <w:rsid w:val="00A25044"/>
    <w:rsid w:val="00A252AA"/>
    <w:rsid w:val="00A2530C"/>
    <w:rsid w:val="00A26BB6"/>
    <w:rsid w:val="00A27769"/>
    <w:rsid w:val="00A3500C"/>
    <w:rsid w:val="00A37C29"/>
    <w:rsid w:val="00A42540"/>
    <w:rsid w:val="00A445BA"/>
    <w:rsid w:val="00A44E9F"/>
    <w:rsid w:val="00A461D9"/>
    <w:rsid w:val="00A462EB"/>
    <w:rsid w:val="00A52EF4"/>
    <w:rsid w:val="00A548A8"/>
    <w:rsid w:val="00A55F8D"/>
    <w:rsid w:val="00A56DEB"/>
    <w:rsid w:val="00A60424"/>
    <w:rsid w:val="00A617F7"/>
    <w:rsid w:val="00A62A8C"/>
    <w:rsid w:val="00A63349"/>
    <w:rsid w:val="00A6433C"/>
    <w:rsid w:val="00A67619"/>
    <w:rsid w:val="00A7166A"/>
    <w:rsid w:val="00A72386"/>
    <w:rsid w:val="00A74E93"/>
    <w:rsid w:val="00A7516F"/>
    <w:rsid w:val="00A81169"/>
    <w:rsid w:val="00A815E3"/>
    <w:rsid w:val="00A81734"/>
    <w:rsid w:val="00A828AC"/>
    <w:rsid w:val="00A833A5"/>
    <w:rsid w:val="00A8586E"/>
    <w:rsid w:val="00A87D36"/>
    <w:rsid w:val="00A96CF8"/>
    <w:rsid w:val="00AA08CA"/>
    <w:rsid w:val="00AA1096"/>
    <w:rsid w:val="00AA179C"/>
    <w:rsid w:val="00AA1BDD"/>
    <w:rsid w:val="00AA49B8"/>
    <w:rsid w:val="00AB1AEC"/>
    <w:rsid w:val="00AC34B1"/>
    <w:rsid w:val="00AC474B"/>
    <w:rsid w:val="00AC51F3"/>
    <w:rsid w:val="00AC5BD9"/>
    <w:rsid w:val="00AC5F10"/>
    <w:rsid w:val="00AC6D06"/>
    <w:rsid w:val="00AD09B7"/>
    <w:rsid w:val="00AD6471"/>
    <w:rsid w:val="00AD7A0E"/>
    <w:rsid w:val="00AE259F"/>
    <w:rsid w:val="00AE2A3F"/>
    <w:rsid w:val="00AE3DD2"/>
    <w:rsid w:val="00AE6947"/>
    <w:rsid w:val="00AF0058"/>
    <w:rsid w:val="00AF5B31"/>
    <w:rsid w:val="00AF6703"/>
    <w:rsid w:val="00B014CE"/>
    <w:rsid w:val="00B01FC7"/>
    <w:rsid w:val="00B02DCE"/>
    <w:rsid w:val="00B05FC9"/>
    <w:rsid w:val="00B10A9F"/>
    <w:rsid w:val="00B117C8"/>
    <w:rsid w:val="00B14F91"/>
    <w:rsid w:val="00B16B90"/>
    <w:rsid w:val="00B17472"/>
    <w:rsid w:val="00B204A3"/>
    <w:rsid w:val="00B20919"/>
    <w:rsid w:val="00B21C47"/>
    <w:rsid w:val="00B27F1F"/>
    <w:rsid w:val="00B32664"/>
    <w:rsid w:val="00B34934"/>
    <w:rsid w:val="00B35114"/>
    <w:rsid w:val="00B3511B"/>
    <w:rsid w:val="00B36037"/>
    <w:rsid w:val="00B422BB"/>
    <w:rsid w:val="00B5626A"/>
    <w:rsid w:val="00B56FBB"/>
    <w:rsid w:val="00B57D8B"/>
    <w:rsid w:val="00B57EA2"/>
    <w:rsid w:val="00B62217"/>
    <w:rsid w:val="00B643E2"/>
    <w:rsid w:val="00B64E18"/>
    <w:rsid w:val="00B70CFD"/>
    <w:rsid w:val="00B72559"/>
    <w:rsid w:val="00B742B7"/>
    <w:rsid w:val="00B74929"/>
    <w:rsid w:val="00B74EE2"/>
    <w:rsid w:val="00B75ABA"/>
    <w:rsid w:val="00B82BF7"/>
    <w:rsid w:val="00B82FE7"/>
    <w:rsid w:val="00B83D29"/>
    <w:rsid w:val="00B859D8"/>
    <w:rsid w:val="00B85B97"/>
    <w:rsid w:val="00B86ADB"/>
    <w:rsid w:val="00B876CE"/>
    <w:rsid w:val="00B87AEA"/>
    <w:rsid w:val="00B92BD6"/>
    <w:rsid w:val="00B9470F"/>
    <w:rsid w:val="00BA086B"/>
    <w:rsid w:val="00BA4CB9"/>
    <w:rsid w:val="00BA7F42"/>
    <w:rsid w:val="00BB1052"/>
    <w:rsid w:val="00BB1076"/>
    <w:rsid w:val="00BB12A8"/>
    <w:rsid w:val="00BB14B4"/>
    <w:rsid w:val="00BB155C"/>
    <w:rsid w:val="00BB21B7"/>
    <w:rsid w:val="00BB3396"/>
    <w:rsid w:val="00BB35DA"/>
    <w:rsid w:val="00BB535F"/>
    <w:rsid w:val="00BB5D43"/>
    <w:rsid w:val="00BC3DCA"/>
    <w:rsid w:val="00BC4242"/>
    <w:rsid w:val="00BC58BA"/>
    <w:rsid w:val="00BC637F"/>
    <w:rsid w:val="00BD0117"/>
    <w:rsid w:val="00BD0C70"/>
    <w:rsid w:val="00BD0CEA"/>
    <w:rsid w:val="00BD3288"/>
    <w:rsid w:val="00BD64B8"/>
    <w:rsid w:val="00BD7F34"/>
    <w:rsid w:val="00BE23D4"/>
    <w:rsid w:val="00BE433B"/>
    <w:rsid w:val="00BE43D0"/>
    <w:rsid w:val="00BE48BA"/>
    <w:rsid w:val="00BE607D"/>
    <w:rsid w:val="00BF4962"/>
    <w:rsid w:val="00BF585B"/>
    <w:rsid w:val="00C033D7"/>
    <w:rsid w:val="00C03D39"/>
    <w:rsid w:val="00C054CE"/>
    <w:rsid w:val="00C16029"/>
    <w:rsid w:val="00C1653F"/>
    <w:rsid w:val="00C216A7"/>
    <w:rsid w:val="00C22B0E"/>
    <w:rsid w:val="00C24217"/>
    <w:rsid w:val="00C25774"/>
    <w:rsid w:val="00C27CC2"/>
    <w:rsid w:val="00C330B2"/>
    <w:rsid w:val="00C45434"/>
    <w:rsid w:val="00C507E8"/>
    <w:rsid w:val="00C52E23"/>
    <w:rsid w:val="00C54105"/>
    <w:rsid w:val="00C556AD"/>
    <w:rsid w:val="00C57C13"/>
    <w:rsid w:val="00C631AF"/>
    <w:rsid w:val="00C632BF"/>
    <w:rsid w:val="00C6386D"/>
    <w:rsid w:val="00C64254"/>
    <w:rsid w:val="00C65387"/>
    <w:rsid w:val="00C65505"/>
    <w:rsid w:val="00C65FB5"/>
    <w:rsid w:val="00C7274D"/>
    <w:rsid w:val="00C75C9E"/>
    <w:rsid w:val="00C7618F"/>
    <w:rsid w:val="00C80B8A"/>
    <w:rsid w:val="00C8299B"/>
    <w:rsid w:val="00C84C90"/>
    <w:rsid w:val="00C8641D"/>
    <w:rsid w:val="00C90443"/>
    <w:rsid w:val="00C91826"/>
    <w:rsid w:val="00C91A3B"/>
    <w:rsid w:val="00C9479A"/>
    <w:rsid w:val="00C976FE"/>
    <w:rsid w:val="00CA0ADA"/>
    <w:rsid w:val="00CA1874"/>
    <w:rsid w:val="00CA2F4F"/>
    <w:rsid w:val="00CA4763"/>
    <w:rsid w:val="00CA6204"/>
    <w:rsid w:val="00CA6394"/>
    <w:rsid w:val="00CA7B1A"/>
    <w:rsid w:val="00CB14DE"/>
    <w:rsid w:val="00CB1717"/>
    <w:rsid w:val="00CB4088"/>
    <w:rsid w:val="00CB5D27"/>
    <w:rsid w:val="00CB672A"/>
    <w:rsid w:val="00CB75DA"/>
    <w:rsid w:val="00CC1B41"/>
    <w:rsid w:val="00CC2486"/>
    <w:rsid w:val="00CC37B2"/>
    <w:rsid w:val="00CC503A"/>
    <w:rsid w:val="00CC53DA"/>
    <w:rsid w:val="00CC77FD"/>
    <w:rsid w:val="00CD4443"/>
    <w:rsid w:val="00CD5A54"/>
    <w:rsid w:val="00CD5BF1"/>
    <w:rsid w:val="00CD5C0E"/>
    <w:rsid w:val="00CD6A8B"/>
    <w:rsid w:val="00CD7433"/>
    <w:rsid w:val="00CE7C50"/>
    <w:rsid w:val="00CF07CB"/>
    <w:rsid w:val="00CF2BDC"/>
    <w:rsid w:val="00CF4FAD"/>
    <w:rsid w:val="00CF6FC1"/>
    <w:rsid w:val="00D01274"/>
    <w:rsid w:val="00D0165F"/>
    <w:rsid w:val="00D01F0F"/>
    <w:rsid w:val="00D01F8D"/>
    <w:rsid w:val="00D0215B"/>
    <w:rsid w:val="00D02AE6"/>
    <w:rsid w:val="00D03B3D"/>
    <w:rsid w:val="00D04E35"/>
    <w:rsid w:val="00D07078"/>
    <w:rsid w:val="00D070F1"/>
    <w:rsid w:val="00D128A6"/>
    <w:rsid w:val="00D12C0F"/>
    <w:rsid w:val="00D13417"/>
    <w:rsid w:val="00D13CF5"/>
    <w:rsid w:val="00D168FE"/>
    <w:rsid w:val="00D23F78"/>
    <w:rsid w:val="00D24475"/>
    <w:rsid w:val="00D24E88"/>
    <w:rsid w:val="00D27D32"/>
    <w:rsid w:val="00D313A7"/>
    <w:rsid w:val="00D33A26"/>
    <w:rsid w:val="00D347E1"/>
    <w:rsid w:val="00D36027"/>
    <w:rsid w:val="00D40F15"/>
    <w:rsid w:val="00D43D1A"/>
    <w:rsid w:val="00D469DC"/>
    <w:rsid w:val="00D5035F"/>
    <w:rsid w:val="00D53DF5"/>
    <w:rsid w:val="00D543A4"/>
    <w:rsid w:val="00D54A3F"/>
    <w:rsid w:val="00D5505B"/>
    <w:rsid w:val="00D56B98"/>
    <w:rsid w:val="00D6064E"/>
    <w:rsid w:val="00D61381"/>
    <w:rsid w:val="00D61752"/>
    <w:rsid w:val="00D62D2A"/>
    <w:rsid w:val="00D63245"/>
    <w:rsid w:val="00D64C83"/>
    <w:rsid w:val="00D64F5F"/>
    <w:rsid w:val="00D651AC"/>
    <w:rsid w:val="00D669CA"/>
    <w:rsid w:val="00D67B6C"/>
    <w:rsid w:val="00D70F8D"/>
    <w:rsid w:val="00D71FE5"/>
    <w:rsid w:val="00D75CF7"/>
    <w:rsid w:val="00D76B01"/>
    <w:rsid w:val="00D77347"/>
    <w:rsid w:val="00D91C8E"/>
    <w:rsid w:val="00D94212"/>
    <w:rsid w:val="00D96133"/>
    <w:rsid w:val="00DA27A9"/>
    <w:rsid w:val="00DA3D44"/>
    <w:rsid w:val="00DA43E4"/>
    <w:rsid w:val="00DA4932"/>
    <w:rsid w:val="00DA6B7F"/>
    <w:rsid w:val="00DA789B"/>
    <w:rsid w:val="00DB0C69"/>
    <w:rsid w:val="00DB10EB"/>
    <w:rsid w:val="00DB4227"/>
    <w:rsid w:val="00DB5D0B"/>
    <w:rsid w:val="00DB66E3"/>
    <w:rsid w:val="00DC1853"/>
    <w:rsid w:val="00DC2CD8"/>
    <w:rsid w:val="00DC3B49"/>
    <w:rsid w:val="00DC4A59"/>
    <w:rsid w:val="00DD15D2"/>
    <w:rsid w:val="00DD470B"/>
    <w:rsid w:val="00DD51A0"/>
    <w:rsid w:val="00DD6C3E"/>
    <w:rsid w:val="00DD6EE3"/>
    <w:rsid w:val="00DD749B"/>
    <w:rsid w:val="00DE0CF6"/>
    <w:rsid w:val="00DE2BF4"/>
    <w:rsid w:val="00DE46A8"/>
    <w:rsid w:val="00DE591E"/>
    <w:rsid w:val="00DE7B0C"/>
    <w:rsid w:val="00DF18BB"/>
    <w:rsid w:val="00DF3235"/>
    <w:rsid w:val="00DF367B"/>
    <w:rsid w:val="00DF3838"/>
    <w:rsid w:val="00DF459A"/>
    <w:rsid w:val="00DF50DB"/>
    <w:rsid w:val="00DF6652"/>
    <w:rsid w:val="00DF67A7"/>
    <w:rsid w:val="00DF6808"/>
    <w:rsid w:val="00DF6E0F"/>
    <w:rsid w:val="00DF7ABF"/>
    <w:rsid w:val="00E05090"/>
    <w:rsid w:val="00E06308"/>
    <w:rsid w:val="00E07234"/>
    <w:rsid w:val="00E07FEB"/>
    <w:rsid w:val="00E10036"/>
    <w:rsid w:val="00E11423"/>
    <w:rsid w:val="00E1182F"/>
    <w:rsid w:val="00E12356"/>
    <w:rsid w:val="00E13606"/>
    <w:rsid w:val="00E1381A"/>
    <w:rsid w:val="00E14315"/>
    <w:rsid w:val="00E17E18"/>
    <w:rsid w:val="00E20017"/>
    <w:rsid w:val="00E230ED"/>
    <w:rsid w:val="00E24FDA"/>
    <w:rsid w:val="00E30CCC"/>
    <w:rsid w:val="00E32E2E"/>
    <w:rsid w:val="00E403F0"/>
    <w:rsid w:val="00E40C79"/>
    <w:rsid w:val="00E41F05"/>
    <w:rsid w:val="00E44BC1"/>
    <w:rsid w:val="00E461B5"/>
    <w:rsid w:val="00E468A4"/>
    <w:rsid w:val="00E47594"/>
    <w:rsid w:val="00E5038F"/>
    <w:rsid w:val="00E6172B"/>
    <w:rsid w:val="00E63A98"/>
    <w:rsid w:val="00E66B02"/>
    <w:rsid w:val="00E67123"/>
    <w:rsid w:val="00E71026"/>
    <w:rsid w:val="00E710F2"/>
    <w:rsid w:val="00E747A4"/>
    <w:rsid w:val="00E7597F"/>
    <w:rsid w:val="00E764C6"/>
    <w:rsid w:val="00E8077C"/>
    <w:rsid w:val="00E84743"/>
    <w:rsid w:val="00E8630F"/>
    <w:rsid w:val="00E900F3"/>
    <w:rsid w:val="00E9094C"/>
    <w:rsid w:val="00E90E41"/>
    <w:rsid w:val="00E9159E"/>
    <w:rsid w:val="00E950A5"/>
    <w:rsid w:val="00EA1DB6"/>
    <w:rsid w:val="00EA2560"/>
    <w:rsid w:val="00EA270F"/>
    <w:rsid w:val="00EA376C"/>
    <w:rsid w:val="00EA3F97"/>
    <w:rsid w:val="00EA4F12"/>
    <w:rsid w:val="00EA68BB"/>
    <w:rsid w:val="00EA7397"/>
    <w:rsid w:val="00EB0283"/>
    <w:rsid w:val="00EB1725"/>
    <w:rsid w:val="00EB28FE"/>
    <w:rsid w:val="00EB7F49"/>
    <w:rsid w:val="00EC1C51"/>
    <w:rsid w:val="00EC2E11"/>
    <w:rsid w:val="00EC3C97"/>
    <w:rsid w:val="00EC6114"/>
    <w:rsid w:val="00EC7C28"/>
    <w:rsid w:val="00ED0B76"/>
    <w:rsid w:val="00ED27C6"/>
    <w:rsid w:val="00ED4B72"/>
    <w:rsid w:val="00ED6843"/>
    <w:rsid w:val="00ED7ED9"/>
    <w:rsid w:val="00EE346E"/>
    <w:rsid w:val="00EE4BC1"/>
    <w:rsid w:val="00EE627B"/>
    <w:rsid w:val="00EE6726"/>
    <w:rsid w:val="00F00B2D"/>
    <w:rsid w:val="00F02CF8"/>
    <w:rsid w:val="00F03CD0"/>
    <w:rsid w:val="00F04E76"/>
    <w:rsid w:val="00F068B4"/>
    <w:rsid w:val="00F106B1"/>
    <w:rsid w:val="00F10B90"/>
    <w:rsid w:val="00F1282D"/>
    <w:rsid w:val="00F14DAB"/>
    <w:rsid w:val="00F16517"/>
    <w:rsid w:val="00F1773F"/>
    <w:rsid w:val="00F221E9"/>
    <w:rsid w:val="00F22829"/>
    <w:rsid w:val="00F26070"/>
    <w:rsid w:val="00F26228"/>
    <w:rsid w:val="00F27C00"/>
    <w:rsid w:val="00F27CD6"/>
    <w:rsid w:val="00F3004D"/>
    <w:rsid w:val="00F3794D"/>
    <w:rsid w:val="00F45428"/>
    <w:rsid w:val="00F47AB3"/>
    <w:rsid w:val="00F520C9"/>
    <w:rsid w:val="00F543EA"/>
    <w:rsid w:val="00F552CF"/>
    <w:rsid w:val="00F602E2"/>
    <w:rsid w:val="00F647D2"/>
    <w:rsid w:val="00F661EF"/>
    <w:rsid w:val="00F66887"/>
    <w:rsid w:val="00F67FCB"/>
    <w:rsid w:val="00F71CB5"/>
    <w:rsid w:val="00F82FCC"/>
    <w:rsid w:val="00F8327D"/>
    <w:rsid w:val="00F83905"/>
    <w:rsid w:val="00F858CD"/>
    <w:rsid w:val="00F85D3B"/>
    <w:rsid w:val="00F87590"/>
    <w:rsid w:val="00F904DC"/>
    <w:rsid w:val="00F912CC"/>
    <w:rsid w:val="00F92B7B"/>
    <w:rsid w:val="00F95240"/>
    <w:rsid w:val="00F961D2"/>
    <w:rsid w:val="00F975C4"/>
    <w:rsid w:val="00F97880"/>
    <w:rsid w:val="00F979F3"/>
    <w:rsid w:val="00FA0235"/>
    <w:rsid w:val="00FA06DE"/>
    <w:rsid w:val="00FA16AB"/>
    <w:rsid w:val="00FA2056"/>
    <w:rsid w:val="00FA3129"/>
    <w:rsid w:val="00FA63E6"/>
    <w:rsid w:val="00FA7809"/>
    <w:rsid w:val="00FB40F8"/>
    <w:rsid w:val="00FB452B"/>
    <w:rsid w:val="00FB4881"/>
    <w:rsid w:val="00FB4F80"/>
    <w:rsid w:val="00FC1052"/>
    <w:rsid w:val="00FD38C9"/>
    <w:rsid w:val="00FD3BD8"/>
    <w:rsid w:val="00FD4077"/>
    <w:rsid w:val="00FD649B"/>
    <w:rsid w:val="00FD74C8"/>
    <w:rsid w:val="00FD7FE1"/>
    <w:rsid w:val="00FE2061"/>
    <w:rsid w:val="00FE2D69"/>
    <w:rsid w:val="00FE2E2A"/>
    <w:rsid w:val="00FE39F1"/>
    <w:rsid w:val="00FE70FD"/>
    <w:rsid w:val="00FF1DF3"/>
    <w:rsid w:val="00FF387B"/>
    <w:rsid w:val="00FF4899"/>
    <w:rsid w:val="00FF492C"/>
    <w:rsid w:val="00FF54C6"/>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7B0EE5"/>
    <w:pPr>
      <w:spacing w:line="256" w:lineRule="auto"/>
    </w:pPr>
    <w:rPr>
      <w:lang w:val="en-US"/>
    </w:rPr>
  </w:style>
  <w:style w:type="paragraph" w:styleId="Heading1">
    <w:name w:val="heading 1"/>
    <w:basedOn w:val="Normal"/>
    <w:next w:val="Normal"/>
    <w:link w:val="Heading1Char"/>
    <w:uiPriority w:val="9"/>
    <w:rsid w:val="007B0EE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7B0EE5"/>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7B0EE5"/>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7B0EE5"/>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7B0EE5"/>
    <w:pPr>
      <w:keepNext/>
      <w:keepLines/>
      <w:spacing w:before="240" w:after="80" w:line="259" w:lineRule="auto"/>
      <w:outlineLvl w:val="4"/>
    </w:pPr>
    <w:rPr>
      <w:sz w:val="20"/>
    </w:rPr>
  </w:style>
  <w:style w:type="paragraph" w:styleId="Heading6">
    <w:name w:val="heading 6"/>
    <w:basedOn w:val="Heading5"/>
    <w:next w:val="Normal"/>
    <w:link w:val="Heading6Char"/>
    <w:rsid w:val="007B0EE5"/>
    <w:pPr>
      <w:spacing w:before="120" w:after="240"/>
      <w:outlineLvl w:val="5"/>
    </w:pPr>
  </w:style>
  <w:style w:type="paragraph" w:styleId="Heading7">
    <w:name w:val="heading 7"/>
    <w:basedOn w:val="Normal"/>
    <w:next w:val="Normal"/>
    <w:link w:val="Heading7Char"/>
    <w:uiPriority w:val="9"/>
    <w:unhideWhenUsed/>
    <w:rsid w:val="007B0EE5"/>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7B0EE5"/>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7B0EE5"/>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B0EE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B0EE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7B0EE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7B0EE5"/>
    <w:rPr>
      <w:sz w:val="20"/>
      <w:lang w:val="en-US"/>
    </w:rPr>
  </w:style>
  <w:style w:type="character" w:customStyle="1" w:styleId="Heading6Char">
    <w:name w:val="Heading 6 Char"/>
    <w:basedOn w:val="DefaultParagraphFont"/>
    <w:link w:val="Heading6"/>
    <w:rsid w:val="007B0EE5"/>
    <w:rPr>
      <w:sz w:val="20"/>
      <w:lang w:val="en-US"/>
    </w:rPr>
  </w:style>
  <w:style w:type="character" w:customStyle="1" w:styleId="Heading7Char">
    <w:name w:val="Heading 7 Char"/>
    <w:basedOn w:val="DefaultParagraphFont"/>
    <w:link w:val="Heading7"/>
    <w:uiPriority w:val="9"/>
    <w:rsid w:val="007B0EE5"/>
    <w:rPr>
      <w:rFonts w:eastAsiaTheme="majorEastAsia" w:cstheme="majorBidi"/>
      <w:iCs/>
      <w:sz w:val="24"/>
      <w:lang w:val="en-US"/>
    </w:rPr>
  </w:style>
  <w:style w:type="character" w:customStyle="1" w:styleId="Heading8Char">
    <w:name w:val="Heading 8 Char"/>
    <w:basedOn w:val="DefaultParagraphFont"/>
    <w:link w:val="Heading8"/>
    <w:uiPriority w:val="9"/>
    <w:rsid w:val="007B0EE5"/>
    <w:rPr>
      <w:rFonts w:eastAsiaTheme="majorEastAsia" w:cstheme="majorBidi"/>
      <w:szCs w:val="21"/>
      <w:lang w:val="en-US"/>
    </w:rPr>
  </w:style>
  <w:style w:type="character" w:customStyle="1" w:styleId="Heading9Char">
    <w:name w:val="Heading 9 Char"/>
    <w:basedOn w:val="DefaultParagraphFont"/>
    <w:link w:val="Heading9"/>
    <w:uiPriority w:val="9"/>
    <w:semiHidden/>
    <w:rsid w:val="007B0EE5"/>
    <w:rPr>
      <w:rFonts w:asciiTheme="majorHAnsi" w:eastAsiaTheme="majorEastAsia" w:hAnsiTheme="majorHAnsi" w:cstheme="majorBidi"/>
      <w:i/>
      <w:iCs/>
      <w:sz w:val="21"/>
      <w:szCs w:val="21"/>
      <w:lang w:val="en-US"/>
    </w:rPr>
  </w:style>
  <w:style w:type="character" w:customStyle="1" w:styleId="P-Bold">
    <w:name w:val="P - Bold"/>
    <w:uiPriority w:val="1"/>
    <w:qFormat/>
    <w:rsid w:val="007B0EE5"/>
    <w:rPr>
      <w:rFonts w:ascii="Arial" w:hAnsi="Arial"/>
      <w:b/>
      <w:sz w:val="22"/>
      <w:bdr w:val="none" w:sz="0" w:space="0" w:color="auto"/>
      <w:shd w:val="clear" w:color="auto" w:fill="73FDD6"/>
    </w:rPr>
  </w:style>
  <w:style w:type="paragraph" w:customStyle="1" w:styleId="P-Callout">
    <w:name w:val="P - Callout"/>
    <w:basedOn w:val="Normal"/>
    <w:next w:val="Normal"/>
    <w:qFormat/>
    <w:rsid w:val="007B0EE5"/>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7B0EE5"/>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7B0EE5"/>
    <w:pPr>
      <w:numPr>
        <w:numId w:val="36"/>
      </w:numPr>
      <w:spacing w:before="160" w:line="300" w:lineRule="auto"/>
    </w:pPr>
    <w:rPr>
      <w:rFonts w:eastAsia="Arial"/>
      <w:lang w:val="en"/>
    </w:rPr>
  </w:style>
  <w:style w:type="paragraph" w:customStyle="1" w:styleId="L-Bullets">
    <w:name w:val="L - Bullets"/>
    <w:basedOn w:val="Normal"/>
    <w:qFormat/>
    <w:rsid w:val="007B0EE5"/>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7B0EE5"/>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7B0EE5"/>
    <w:rPr>
      <w:rFonts w:ascii="Arial" w:hAnsi="Arial"/>
      <w:i/>
      <w:color w:val="auto"/>
      <w:sz w:val="22"/>
      <w:bdr w:val="none" w:sz="0" w:space="0" w:color="auto"/>
      <w:shd w:val="clear" w:color="auto" w:fill="FFFC00"/>
    </w:rPr>
  </w:style>
  <w:style w:type="character" w:customStyle="1" w:styleId="P-Code">
    <w:name w:val="P - Code"/>
    <w:uiPriority w:val="1"/>
    <w:qFormat/>
    <w:rsid w:val="007B0EE5"/>
    <w:rPr>
      <w:rFonts w:ascii="Courier" w:hAnsi="Courier"/>
      <w:sz w:val="22"/>
      <w:bdr w:val="none" w:sz="0" w:space="0" w:color="auto"/>
      <w:shd w:val="clear" w:color="auto" w:fill="D5FC79"/>
    </w:rPr>
  </w:style>
  <w:style w:type="paragraph" w:customStyle="1" w:styleId="H1-Section">
    <w:name w:val="H1 - Section"/>
    <w:basedOn w:val="Heading1"/>
    <w:next w:val="Normal"/>
    <w:qFormat/>
    <w:rsid w:val="007B0EE5"/>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7B0EE5"/>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7B0EE5"/>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7B0EE5"/>
    <w:pPr>
      <w:spacing w:before="120" w:after="120" w:line="259" w:lineRule="auto"/>
    </w:pPr>
    <w:rPr>
      <w:rFonts w:eastAsia="Arial"/>
      <w:lang w:val="en"/>
    </w:rPr>
  </w:style>
  <w:style w:type="paragraph" w:customStyle="1" w:styleId="H3-Subheading">
    <w:name w:val="H3 - Subheading"/>
    <w:basedOn w:val="Heading3"/>
    <w:next w:val="Normal"/>
    <w:qFormat/>
    <w:rsid w:val="007B0EE5"/>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7B0EE5"/>
    <w:pPr>
      <w:spacing w:before="120" w:after="240"/>
      <w:jc w:val="center"/>
    </w:pPr>
    <w:rPr>
      <w:rFonts w:eastAsia="Arial"/>
      <w:b/>
      <w:color w:val="FF0000"/>
      <w:sz w:val="20"/>
      <w:lang w:val="en"/>
    </w:rPr>
  </w:style>
  <w:style w:type="paragraph" w:customStyle="1" w:styleId="SC-Heading">
    <w:name w:val="SC - Heading"/>
    <w:next w:val="H1-Section"/>
    <w:qFormat/>
    <w:rsid w:val="007B0EE5"/>
    <w:pPr>
      <w:spacing w:before="240" w:after="240"/>
    </w:pPr>
    <w:rPr>
      <w:rFonts w:eastAsiaTheme="majorEastAsia" w:cstheme="majorBidi"/>
      <w:b/>
      <w:iCs/>
      <w:color w:val="FF0000"/>
      <w:sz w:val="24"/>
      <w:lang w:val="en"/>
    </w:rPr>
  </w:style>
  <w:style w:type="paragraph" w:customStyle="1" w:styleId="SC-Link">
    <w:name w:val="SC - Link"/>
    <w:qFormat/>
    <w:rsid w:val="007B0EE5"/>
    <w:pPr>
      <w:spacing w:before="200" w:after="240"/>
    </w:pPr>
    <w:rPr>
      <w:rFonts w:eastAsiaTheme="majorEastAsia" w:cstheme="majorBidi"/>
      <w:b/>
      <w:color w:val="00B050"/>
      <w:szCs w:val="21"/>
      <w:lang w:val="en"/>
    </w:rPr>
  </w:style>
  <w:style w:type="paragraph" w:customStyle="1" w:styleId="P-Source">
    <w:name w:val="P - Source"/>
    <w:qFormat/>
    <w:rsid w:val="007B0EE5"/>
    <w:pPr>
      <w:shd w:val="solid" w:color="auto" w:fill="auto"/>
    </w:pPr>
    <w:rPr>
      <w:rFonts w:ascii="Courier" w:eastAsia="Arial" w:hAnsi="Courier" w:cs="Consolas"/>
      <w:szCs w:val="21"/>
      <w:lang w:val="en"/>
    </w:rPr>
  </w:style>
  <w:style w:type="paragraph" w:customStyle="1" w:styleId="L-Regular">
    <w:name w:val="L - Regular"/>
    <w:basedOn w:val="L-Numbers"/>
    <w:qFormat/>
    <w:rsid w:val="007B0EE5"/>
    <w:pPr>
      <w:numPr>
        <w:numId w:val="0"/>
      </w:numPr>
      <w:ind w:left="720"/>
    </w:pPr>
  </w:style>
  <w:style w:type="paragraph" w:customStyle="1" w:styleId="L-Source">
    <w:name w:val="L - Source"/>
    <w:basedOn w:val="P-Source"/>
    <w:rsid w:val="007B0EE5"/>
    <w:pPr>
      <w:shd w:val="pct50" w:color="D9E2F3" w:themeColor="accent1" w:themeTint="33" w:fill="auto"/>
      <w:ind w:left="720"/>
    </w:pPr>
  </w:style>
  <w:style w:type="table" w:styleId="TableGrid">
    <w:name w:val="Table Grid"/>
    <w:basedOn w:val="TableNormal"/>
    <w:uiPriority w:val="39"/>
    <w:rsid w:val="007B0EE5"/>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7B0EE5"/>
    <w:rPr>
      <w:rFonts w:ascii="Courier" w:hAnsi="Courier"/>
      <w:b/>
      <w:bdr w:val="none" w:sz="0" w:space="0" w:color="auto"/>
      <w:shd w:val="clear" w:color="auto" w:fill="F4D3D2"/>
    </w:rPr>
  </w:style>
  <w:style w:type="paragraph" w:customStyle="1" w:styleId="SC-Source">
    <w:name w:val="SC - Source"/>
    <w:basedOn w:val="P-Source"/>
    <w:qFormat/>
    <w:rsid w:val="007B0EE5"/>
    <w:pPr>
      <w:shd w:val="pct50" w:color="D9E2F3" w:themeColor="accent1" w:themeTint="33" w:fill="auto"/>
    </w:pPr>
  </w:style>
  <w:style w:type="paragraph" w:customStyle="1" w:styleId="SP-Editorial">
    <w:name w:val="SP - Editorial"/>
    <w:next w:val="P-Regular"/>
    <w:qFormat/>
    <w:rsid w:val="007B0EE5"/>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7B0EE5"/>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7B0EE5"/>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7B0EE5"/>
    <w:pPr>
      <w:spacing w:after="0" w:line="240" w:lineRule="auto"/>
      <w:contextualSpacing/>
      <w:jc w:val="right"/>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F0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A2"/>
    <w:rPr>
      <w:rFonts w:ascii="Segoe UI" w:hAnsi="Segoe UI" w:cs="Segoe UI"/>
      <w:sz w:val="18"/>
      <w:szCs w:val="18"/>
      <w:lang w:val="en-US"/>
    </w:rPr>
  </w:style>
  <w:style w:type="paragraph" w:styleId="ListParagraph">
    <w:name w:val="List Paragraph"/>
    <w:basedOn w:val="Normal"/>
    <w:uiPriority w:val="34"/>
    <w:qFormat/>
    <w:rsid w:val="00D40F15"/>
    <w:pPr>
      <w:spacing w:before="200" w:after="0" w:line="360" w:lineRule="auto"/>
      <w:ind w:left="720"/>
      <w:contextualSpacing/>
    </w:pPr>
    <w:rPr>
      <w:rFonts w:ascii="Roboto" w:eastAsia="Roboto" w:hAnsi="Roboto" w:cs="Roboto"/>
      <w:color w:val="424242"/>
      <w:sz w:val="20"/>
      <w:szCs w:val="20"/>
      <w:lang w:eastAsia="en-GB"/>
    </w:rPr>
  </w:style>
  <w:style w:type="character" w:customStyle="1" w:styleId="e24kjd">
    <w:name w:val="e24kjd"/>
    <w:basedOn w:val="DefaultParagraphFont"/>
    <w:rsid w:val="00523C7F"/>
  </w:style>
  <w:style w:type="character" w:styleId="Hyperlink">
    <w:name w:val="Hyperlink"/>
    <w:basedOn w:val="DefaultParagraphFont"/>
    <w:uiPriority w:val="99"/>
    <w:unhideWhenUsed/>
    <w:rsid w:val="007B0EE5"/>
    <w:rPr>
      <w:color w:val="0000FF"/>
      <w:u w:val="single"/>
    </w:rPr>
  </w:style>
  <w:style w:type="character" w:styleId="CommentReference">
    <w:name w:val="annotation reference"/>
    <w:basedOn w:val="DefaultParagraphFont"/>
    <w:uiPriority w:val="99"/>
    <w:semiHidden/>
    <w:unhideWhenUsed/>
    <w:rsid w:val="00DF459A"/>
    <w:rPr>
      <w:sz w:val="16"/>
      <w:szCs w:val="16"/>
    </w:rPr>
  </w:style>
  <w:style w:type="paragraph" w:styleId="CommentText">
    <w:name w:val="annotation text"/>
    <w:basedOn w:val="Normal"/>
    <w:link w:val="CommentTextChar"/>
    <w:uiPriority w:val="99"/>
    <w:unhideWhenUsed/>
    <w:rsid w:val="00DF459A"/>
    <w:pPr>
      <w:spacing w:line="240" w:lineRule="auto"/>
    </w:pPr>
    <w:rPr>
      <w:sz w:val="20"/>
      <w:szCs w:val="20"/>
    </w:rPr>
  </w:style>
  <w:style w:type="character" w:customStyle="1" w:styleId="CommentTextChar">
    <w:name w:val="Comment Text Char"/>
    <w:basedOn w:val="DefaultParagraphFont"/>
    <w:link w:val="CommentText"/>
    <w:uiPriority w:val="99"/>
    <w:rsid w:val="00DF459A"/>
    <w:rPr>
      <w:sz w:val="20"/>
      <w:szCs w:val="20"/>
      <w:lang w:val="en-US"/>
    </w:rPr>
  </w:style>
  <w:style w:type="paragraph" w:styleId="CommentSubject">
    <w:name w:val="annotation subject"/>
    <w:basedOn w:val="CommentText"/>
    <w:next w:val="CommentText"/>
    <w:link w:val="CommentSubjectChar"/>
    <w:uiPriority w:val="99"/>
    <w:semiHidden/>
    <w:unhideWhenUsed/>
    <w:rsid w:val="00DF459A"/>
    <w:rPr>
      <w:b/>
      <w:bCs/>
    </w:rPr>
  </w:style>
  <w:style w:type="character" w:customStyle="1" w:styleId="CommentSubjectChar">
    <w:name w:val="Comment Subject Char"/>
    <w:basedOn w:val="CommentTextChar"/>
    <w:link w:val="CommentSubject"/>
    <w:uiPriority w:val="99"/>
    <w:semiHidden/>
    <w:rsid w:val="00DF459A"/>
    <w:rPr>
      <w:b/>
      <w:bCs/>
      <w:sz w:val="20"/>
      <w:szCs w:val="20"/>
      <w:lang w:val="en-US"/>
    </w:rPr>
  </w:style>
  <w:style w:type="paragraph" w:styleId="Revision">
    <w:name w:val="Revision"/>
    <w:hidden/>
    <w:uiPriority w:val="99"/>
    <w:semiHidden/>
    <w:rsid w:val="0051039C"/>
    <w:pPr>
      <w:spacing w:after="0" w:line="240" w:lineRule="auto"/>
    </w:pPr>
    <w:rPr>
      <w:lang w:val="en-US"/>
    </w:rPr>
  </w:style>
  <w:style w:type="character" w:styleId="UnresolvedMention">
    <w:name w:val="Unresolved Mention"/>
    <w:basedOn w:val="DefaultParagraphFont"/>
    <w:uiPriority w:val="99"/>
    <w:semiHidden/>
    <w:unhideWhenUsed/>
    <w:rsid w:val="00AE6947"/>
    <w:rPr>
      <w:color w:val="605E5C"/>
      <w:shd w:val="clear" w:color="auto" w:fill="E1DFDD"/>
    </w:rPr>
  </w:style>
  <w:style w:type="paragraph" w:styleId="NormalWeb">
    <w:name w:val="Normal (Web)"/>
    <w:basedOn w:val="Normal"/>
    <w:uiPriority w:val="99"/>
    <w:semiHidden/>
    <w:unhideWhenUsed/>
    <w:rsid w:val="00517B36"/>
    <w:rPr>
      <w:rFonts w:ascii="Times New Roman" w:hAnsi="Times New Roman" w:cs="Times New Roman"/>
      <w:sz w:val="24"/>
      <w:szCs w:val="24"/>
    </w:rPr>
  </w:style>
  <w:style w:type="character" w:styleId="HTMLCode">
    <w:name w:val="HTML Code"/>
    <w:basedOn w:val="DefaultParagraphFont"/>
    <w:uiPriority w:val="99"/>
    <w:semiHidden/>
    <w:unhideWhenUsed/>
    <w:rsid w:val="0077680E"/>
    <w:rPr>
      <w:rFonts w:ascii="Courier New" w:eastAsia="Times New Roman" w:hAnsi="Courier New" w:cs="Courier New"/>
      <w:sz w:val="20"/>
      <w:szCs w:val="20"/>
    </w:rPr>
  </w:style>
  <w:style w:type="paragraph" w:customStyle="1" w:styleId="L2-Bullets">
    <w:name w:val="L2 - Bullets"/>
    <w:basedOn w:val="L-Bullets"/>
    <w:qFormat/>
    <w:rsid w:val="007B0EE5"/>
    <w:pPr>
      <w:numPr>
        <w:numId w:val="41"/>
      </w:numPr>
      <w:ind w:left="1080"/>
    </w:pPr>
  </w:style>
  <w:style w:type="paragraph" w:customStyle="1" w:styleId="L3-Bullets">
    <w:name w:val="L3 - Bullets"/>
    <w:basedOn w:val="L2-Bullets"/>
    <w:qFormat/>
    <w:rsid w:val="007B0EE5"/>
    <w:pPr>
      <w:numPr>
        <w:numId w:val="42"/>
      </w:numPr>
      <w:ind w:left="1434" w:hanging="357"/>
    </w:pPr>
  </w:style>
  <w:style w:type="paragraph" w:customStyle="1" w:styleId="L2-Numbers">
    <w:name w:val="L2 - Numbers"/>
    <w:basedOn w:val="L-Numbers"/>
    <w:qFormat/>
    <w:rsid w:val="007B0EE5"/>
    <w:pPr>
      <w:numPr>
        <w:numId w:val="40"/>
      </w:numPr>
    </w:pPr>
  </w:style>
  <w:style w:type="paragraph" w:customStyle="1" w:styleId="L2-Alphabets">
    <w:name w:val="L2 - Alphabets"/>
    <w:basedOn w:val="L-Numbers"/>
    <w:qFormat/>
    <w:rsid w:val="007B0EE5"/>
    <w:pPr>
      <w:numPr>
        <w:numId w:val="39"/>
      </w:numPr>
    </w:pPr>
  </w:style>
  <w:style w:type="paragraph" w:customStyle="1" w:styleId="L3-Numbers">
    <w:name w:val="L3 - Numbers"/>
    <w:basedOn w:val="L2-Numbers"/>
    <w:qFormat/>
    <w:rsid w:val="007B0EE5"/>
    <w:pPr>
      <w:numPr>
        <w:numId w:val="38"/>
      </w:numPr>
      <w:tabs>
        <w:tab w:val="num" w:pos="360"/>
      </w:tabs>
      <w:ind w:left="1435" w:hanging="2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556">
      <w:bodyDiv w:val="1"/>
      <w:marLeft w:val="0"/>
      <w:marRight w:val="0"/>
      <w:marTop w:val="0"/>
      <w:marBottom w:val="0"/>
      <w:divBdr>
        <w:top w:val="none" w:sz="0" w:space="0" w:color="auto"/>
        <w:left w:val="none" w:sz="0" w:space="0" w:color="auto"/>
        <w:bottom w:val="none" w:sz="0" w:space="0" w:color="auto"/>
        <w:right w:val="none" w:sz="0" w:space="0" w:color="auto"/>
      </w:divBdr>
    </w:div>
    <w:div w:id="671416805">
      <w:bodyDiv w:val="1"/>
      <w:marLeft w:val="0"/>
      <w:marRight w:val="0"/>
      <w:marTop w:val="0"/>
      <w:marBottom w:val="0"/>
      <w:divBdr>
        <w:top w:val="none" w:sz="0" w:space="0" w:color="auto"/>
        <w:left w:val="none" w:sz="0" w:space="0" w:color="auto"/>
        <w:bottom w:val="none" w:sz="0" w:space="0" w:color="auto"/>
        <w:right w:val="none" w:sz="0" w:space="0" w:color="auto"/>
      </w:divBdr>
    </w:div>
    <w:div w:id="753084704">
      <w:bodyDiv w:val="1"/>
      <w:marLeft w:val="0"/>
      <w:marRight w:val="0"/>
      <w:marTop w:val="0"/>
      <w:marBottom w:val="0"/>
      <w:divBdr>
        <w:top w:val="none" w:sz="0" w:space="0" w:color="auto"/>
        <w:left w:val="none" w:sz="0" w:space="0" w:color="auto"/>
        <w:bottom w:val="none" w:sz="0" w:space="0" w:color="auto"/>
        <w:right w:val="none" w:sz="0" w:space="0" w:color="auto"/>
      </w:divBdr>
    </w:div>
    <w:div w:id="778180196">
      <w:bodyDiv w:val="1"/>
      <w:marLeft w:val="0"/>
      <w:marRight w:val="0"/>
      <w:marTop w:val="0"/>
      <w:marBottom w:val="0"/>
      <w:divBdr>
        <w:top w:val="none" w:sz="0" w:space="0" w:color="auto"/>
        <w:left w:val="none" w:sz="0" w:space="0" w:color="auto"/>
        <w:bottom w:val="none" w:sz="0" w:space="0" w:color="auto"/>
        <w:right w:val="none" w:sz="0" w:space="0" w:color="auto"/>
      </w:divBdr>
    </w:div>
    <w:div w:id="951936181">
      <w:bodyDiv w:val="1"/>
      <w:marLeft w:val="0"/>
      <w:marRight w:val="0"/>
      <w:marTop w:val="0"/>
      <w:marBottom w:val="0"/>
      <w:divBdr>
        <w:top w:val="none" w:sz="0" w:space="0" w:color="auto"/>
        <w:left w:val="none" w:sz="0" w:space="0" w:color="auto"/>
        <w:bottom w:val="none" w:sz="0" w:space="0" w:color="auto"/>
        <w:right w:val="none" w:sz="0" w:space="0" w:color="auto"/>
      </w:divBdr>
    </w:div>
    <w:div w:id="1006596337">
      <w:bodyDiv w:val="1"/>
      <w:marLeft w:val="0"/>
      <w:marRight w:val="0"/>
      <w:marTop w:val="0"/>
      <w:marBottom w:val="0"/>
      <w:divBdr>
        <w:top w:val="none" w:sz="0" w:space="0" w:color="auto"/>
        <w:left w:val="none" w:sz="0" w:space="0" w:color="auto"/>
        <w:bottom w:val="none" w:sz="0" w:space="0" w:color="auto"/>
        <w:right w:val="none" w:sz="0" w:space="0" w:color="auto"/>
      </w:divBdr>
    </w:div>
    <w:div w:id="1036468209">
      <w:bodyDiv w:val="1"/>
      <w:marLeft w:val="0"/>
      <w:marRight w:val="0"/>
      <w:marTop w:val="0"/>
      <w:marBottom w:val="0"/>
      <w:divBdr>
        <w:top w:val="none" w:sz="0" w:space="0" w:color="auto"/>
        <w:left w:val="none" w:sz="0" w:space="0" w:color="auto"/>
        <w:bottom w:val="none" w:sz="0" w:space="0" w:color="auto"/>
        <w:right w:val="none" w:sz="0" w:space="0" w:color="auto"/>
      </w:divBdr>
    </w:div>
    <w:div w:id="1037898580">
      <w:bodyDiv w:val="1"/>
      <w:marLeft w:val="0"/>
      <w:marRight w:val="0"/>
      <w:marTop w:val="0"/>
      <w:marBottom w:val="0"/>
      <w:divBdr>
        <w:top w:val="none" w:sz="0" w:space="0" w:color="auto"/>
        <w:left w:val="none" w:sz="0" w:space="0" w:color="auto"/>
        <w:bottom w:val="none" w:sz="0" w:space="0" w:color="auto"/>
        <w:right w:val="none" w:sz="0" w:space="0" w:color="auto"/>
      </w:divBdr>
    </w:div>
    <w:div w:id="1082986619">
      <w:bodyDiv w:val="1"/>
      <w:marLeft w:val="0"/>
      <w:marRight w:val="0"/>
      <w:marTop w:val="0"/>
      <w:marBottom w:val="0"/>
      <w:divBdr>
        <w:top w:val="none" w:sz="0" w:space="0" w:color="auto"/>
        <w:left w:val="none" w:sz="0" w:space="0" w:color="auto"/>
        <w:bottom w:val="none" w:sz="0" w:space="0" w:color="auto"/>
        <w:right w:val="none" w:sz="0" w:space="0" w:color="auto"/>
      </w:divBdr>
    </w:div>
    <w:div w:id="1098521762">
      <w:bodyDiv w:val="1"/>
      <w:marLeft w:val="0"/>
      <w:marRight w:val="0"/>
      <w:marTop w:val="0"/>
      <w:marBottom w:val="0"/>
      <w:divBdr>
        <w:top w:val="none" w:sz="0" w:space="0" w:color="auto"/>
        <w:left w:val="none" w:sz="0" w:space="0" w:color="auto"/>
        <w:bottom w:val="none" w:sz="0" w:space="0" w:color="auto"/>
        <w:right w:val="none" w:sz="0" w:space="0" w:color="auto"/>
      </w:divBdr>
    </w:div>
    <w:div w:id="1159350820">
      <w:bodyDiv w:val="1"/>
      <w:marLeft w:val="0"/>
      <w:marRight w:val="0"/>
      <w:marTop w:val="0"/>
      <w:marBottom w:val="0"/>
      <w:divBdr>
        <w:top w:val="none" w:sz="0" w:space="0" w:color="auto"/>
        <w:left w:val="none" w:sz="0" w:space="0" w:color="auto"/>
        <w:bottom w:val="none" w:sz="0" w:space="0" w:color="auto"/>
        <w:right w:val="none" w:sz="0" w:space="0" w:color="auto"/>
      </w:divBdr>
    </w:div>
    <w:div w:id="1352102241">
      <w:bodyDiv w:val="1"/>
      <w:marLeft w:val="0"/>
      <w:marRight w:val="0"/>
      <w:marTop w:val="0"/>
      <w:marBottom w:val="0"/>
      <w:divBdr>
        <w:top w:val="none" w:sz="0" w:space="0" w:color="auto"/>
        <w:left w:val="none" w:sz="0" w:space="0" w:color="auto"/>
        <w:bottom w:val="none" w:sz="0" w:space="0" w:color="auto"/>
        <w:right w:val="none" w:sz="0" w:space="0" w:color="auto"/>
      </w:divBdr>
    </w:div>
    <w:div w:id="1484933167">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30798245">
      <w:bodyDiv w:val="1"/>
      <w:marLeft w:val="0"/>
      <w:marRight w:val="0"/>
      <w:marTop w:val="0"/>
      <w:marBottom w:val="0"/>
      <w:divBdr>
        <w:top w:val="none" w:sz="0" w:space="0" w:color="auto"/>
        <w:left w:val="none" w:sz="0" w:space="0" w:color="auto"/>
        <w:bottom w:val="none" w:sz="0" w:space="0" w:color="auto"/>
        <w:right w:val="none" w:sz="0" w:space="0" w:color="auto"/>
      </w:divBdr>
      <w:divsChild>
        <w:div w:id="344089165">
          <w:marLeft w:val="0"/>
          <w:marRight w:val="0"/>
          <w:marTop w:val="0"/>
          <w:marBottom w:val="0"/>
          <w:divBdr>
            <w:top w:val="none" w:sz="0" w:space="0" w:color="auto"/>
            <w:left w:val="none" w:sz="0" w:space="0" w:color="auto"/>
            <w:bottom w:val="none" w:sz="0" w:space="0" w:color="auto"/>
            <w:right w:val="none" w:sz="0" w:space="0" w:color="auto"/>
          </w:divBdr>
          <w:divsChild>
            <w:div w:id="1175651598">
              <w:marLeft w:val="0"/>
              <w:marRight w:val="0"/>
              <w:marTop w:val="0"/>
              <w:marBottom w:val="0"/>
              <w:divBdr>
                <w:top w:val="none" w:sz="0" w:space="0" w:color="auto"/>
                <w:left w:val="none" w:sz="0" w:space="0" w:color="auto"/>
                <w:bottom w:val="none" w:sz="0" w:space="0" w:color="auto"/>
                <w:right w:val="none" w:sz="0" w:space="0" w:color="auto"/>
              </w:divBdr>
            </w:div>
            <w:div w:id="1621689972">
              <w:marLeft w:val="0"/>
              <w:marRight w:val="0"/>
              <w:marTop w:val="0"/>
              <w:marBottom w:val="0"/>
              <w:divBdr>
                <w:top w:val="none" w:sz="0" w:space="0" w:color="auto"/>
                <w:left w:val="none" w:sz="0" w:space="0" w:color="auto"/>
                <w:bottom w:val="none" w:sz="0" w:space="0" w:color="auto"/>
                <w:right w:val="none" w:sz="0" w:space="0" w:color="auto"/>
              </w:divBdr>
            </w:div>
            <w:div w:id="121195030">
              <w:marLeft w:val="0"/>
              <w:marRight w:val="0"/>
              <w:marTop w:val="0"/>
              <w:marBottom w:val="0"/>
              <w:divBdr>
                <w:top w:val="none" w:sz="0" w:space="0" w:color="auto"/>
                <w:left w:val="none" w:sz="0" w:space="0" w:color="auto"/>
                <w:bottom w:val="none" w:sz="0" w:space="0" w:color="auto"/>
                <w:right w:val="none" w:sz="0" w:space="0" w:color="auto"/>
              </w:divBdr>
            </w:div>
            <w:div w:id="1105228523">
              <w:marLeft w:val="0"/>
              <w:marRight w:val="0"/>
              <w:marTop w:val="0"/>
              <w:marBottom w:val="0"/>
              <w:divBdr>
                <w:top w:val="none" w:sz="0" w:space="0" w:color="auto"/>
                <w:left w:val="none" w:sz="0" w:space="0" w:color="auto"/>
                <w:bottom w:val="none" w:sz="0" w:space="0" w:color="auto"/>
                <w:right w:val="none" w:sz="0" w:space="0" w:color="auto"/>
              </w:divBdr>
            </w:div>
            <w:div w:id="1060327733">
              <w:marLeft w:val="0"/>
              <w:marRight w:val="0"/>
              <w:marTop w:val="0"/>
              <w:marBottom w:val="0"/>
              <w:divBdr>
                <w:top w:val="none" w:sz="0" w:space="0" w:color="auto"/>
                <w:left w:val="none" w:sz="0" w:space="0" w:color="auto"/>
                <w:bottom w:val="none" w:sz="0" w:space="0" w:color="auto"/>
                <w:right w:val="none" w:sz="0" w:space="0" w:color="auto"/>
              </w:divBdr>
            </w:div>
            <w:div w:id="21126632">
              <w:marLeft w:val="0"/>
              <w:marRight w:val="0"/>
              <w:marTop w:val="0"/>
              <w:marBottom w:val="0"/>
              <w:divBdr>
                <w:top w:val="none" w:sz="0" w:space="0" w:color="auto"/>
                <w:left w:val="none" w:sz="0" w:space="0" w:color="auto"/>
                <w:bottom w:val="none" w:sz="0" w:space="0" w:color="auto"/>
                <w:right w:val="none" w:sz="0" w:space="0" w:color="auto"/>
              </w:divBdr>
            </w:div>
            <w:div w:id="693924905">
              <w:marLeft w:val="0"/>
              <w:marRight w:val="0"/>
              <w:marTop w:val="0"/>
              <w:marBottom w:val="0"/>
              <w:divBdr>
                <w:top w:val="none" w:sz="0" w:space="0" w:color="auto"/>
                <w:left w:val="none" w:sz="0" w:space="0" w:color="auto"/>
                <w:bottom w:val="none" w:sz="0" w:space="0" w:color="auto"/>
                <w:right w:val="none" w:sz="0" w:space="0" w:color="auto"/>
              </w:divBdr>
            </w:div>
            <w:div w:id="1789617116">
              <w:marLeft w:val="0"/>
              <w:marRight w:val="0"/>
              <w:marTop w:val="0"/>
              <w:marBottom w:val="0"/>
              <w:divBdr>
                <w:top w:val="none" w:sz="0" w:space="0" w:color="auto"/>
                <w:left w:val="none" w:sz="0" w:space="0" w:color="auto"/>
                <w:bottom w:val="none" w:sz="0" w:space="0" w:color="auto"/>
                <w:right w:val="none" w:sz="0" w:space="0" w:color="auto"/>
              </w:divBdr>
            </w:div>
            <w:div w:id="125242685">
              <w:marLeft w:val="0"/>
              <w:marRight w:val="0"/>
              <w:marTop w:val="0"/>
              <w:marBottom w:val="0"/>
              <w:divBdr>
                <w:top w:val="none" w:sz="0" w:space="0" w:color="auto"/>
                <w:left w:val="none" w:sz="0" w:space="0" w:color="auto"/>
                <w:bottom w:val="none" w:sz="0" w:space="0" w:color="auto"/>
                <w:right w:val="none" w:sz="0" w:space="0" w:color="auto"/>
              </w:divBdr>
            </w:div>
            <w:div w:id="1707179246">
              <w:marLeft w:val="0"/>
              <w:marRight w:val="0"/>
              <w:marTop w:val="0"/>
              <w:marBottom w:val="0"/>
              <w:divBdr>
                <w:top w:val="none" w:sz="0" w:space="0" w:color="auto"/>
                <w:left w:val="none" w:sz="0" w:space="0" w:color="auto"/>
                <w:bottom w:val="none" w:sz="0" w:space="0" w:color="auto"/>
                <w:right w:val="none" w:sz="0" w:space="0" w:color="auto"/>
              </w:divBdr>
            </w:div>
            <w:div w:id="1510293263">
              <w:marLeft w:val="0"/>
              <w:marRight w:val="0"/>
              <w:marTop w:val="0"/>
              <w:marBottom w:val="0"/>
              <w:divBdr>
                <w:top w:val="none" w:sz="0" w:space="0" w:color="auto"/>
                <w:left w:val="none" w:sz="0" w:space="0" w:color="auto"/>
                <w:bottom w:val="none" w:sz="0" w:space="0" w:color="auto"/>
                <w:right w:val="none" w:sz="0" w:space="0" w:color="auto"/>
              </w:divBdr>
            </w:div>
            <w:div w:id="1200701743">
              <w:marLeft w:val="0"/>
              <w:marRight w:val="0"/>
              <w:marTop w:val="0"/>
              <w:marBottom w:val="0"/>
              <w:divBdr>
                <w:top w:val="none" w:sz="0" w:space="0" w:color="auto"/>
                <w:left w:val="none" w:sz="0" w:space="0" w:color="auto"/>
                <w:bottom w:val="none" w:sz="0" w:space="0" w:color="auto"/>
                <w:right w:val="none" w:sz="0" w:space="0" w:color="auto"/>
              </w:divBdr>
            </w:div>
            <w:div w:id="1053850883">
              <w:marLeft w:val="0"/>
              <w:marRight w:val="0"/>
              <w:marTop w:val="0"/>
              <w:marBottom w:val="0"/>
              <w:divBdr>
                <w:top w:val="none" w:sz="0" w:space="0" w:color="auto"/>
                <w:left w:val="none" w:sz="0" w:space="0" w:color="auto"/>
                <w:bottom w:val="none" w:sz="0" w:space="0" w:color="auto"/>
                <w:right w:val="none" w:sz="0" w:space="0" w:color="auto"/>
              </w:divBdr>
            </w:div>
            <w:div w:id="50349345">
              <w:marLeft w:val="0"/>
              <w:marRight w:val="0"/>
              <w:marTop w:val="0"/>
              <w:marBottom w:val="0"/>
              <w:divBdr>
                <w:top w:val="none" w:sz="0" w:space="0" w:color="auto"/>
                <w:left w:val="none" w:sz="0" w:space="0" w:color="auto"/>
                <w:bottom w:val="none" w:sz="0" w:space="0" w:color="auto"/>
                <w:right w:val="none" w:sz="0" w:space="0" w:color="auto"/>
              </w:divBdr>
            </w:div>
            <w:div w:id="348483309">
              <w:marLeft w:val="0"/>
              <w:marRight w:val="0"/>
              <w:marTop w:val="0"/>
              <w:marBottom w:val="0"/>
              <w:divBdr>
                <w:top w:val="none" w:sz="0" w:space="0" w:color="auto"/>
                <w:left w:val="none" w:sz="0" w:space="0" w:color="auto"/>
                <w:bottom w:val="none" w:sz="0" w:space="0" w:color="auto"/>
                <w:right w:val="none" w:sz="0" w:space="0" w:color="auto"/>
              </w:divBdr>
            </w:div>
            <w:div w:id="773597228">
              <w:marLeft w:val="0"/>
              <w:marRight w:val="0"/>
              <w:marTop w:val="0"/>
              <w:marBottom w:val="0"/>
              <w:divBdr>
                <w:top w:val="none" w:sz="0" w:space="0" w:color="auto"/>
                <w:left w:val="none" w:sz="0" w:space="0" w:color="auto"/>
                <w:bottom w:val="none" w:sz="0" w:space="0" w:color="auto"/>
                <w:right w:val="none" w:sz="0" w:space="0" w:color="auto"/>
              </w:divBdr>
            </w:div>
            <w:div w:id="566185204">
              <w:marLeft w:val="0"/>
              <w:marRight w:val="0"/>
              <w:marTop w:val="0"/>
              <w:marBottom w:val="0"/>
              <w:divBdr>
                <w:top w:val="none" w:sz="0" w:space="0" w:color="auto"/>
                <w:left w:val="none" w:sz="0" w:space="0" w:color="auto"/>
                <w:bottom w:val="none" w:sz="0" w:space="0" w:color="auto"/>
                <w:right w:val="none" w:sz="0" w:space="0" w:color="auto"/>
              </w:divBdr>
            </w:div>
            <w:div w:id="1436706681">
              <w:marLeft w:val="0"/>
              <w:marRight w:val="0"/>
              <w:marTop w:val="0"/>
              <w:marBottom w:val="0"/>
              <w:divBdr>
                <w:top w:val="none" w:sz="0" w:space="0" w:color="auto"/>
                <w:left w:val="none" w:sz="0" w:space="0" w:color="auto"/>
                <w:bottom w:val="none" w:sz="0" w:space="0" w:color="auto"/>
                <w:right w:val="none" w:sz="0" w:space="0" w:color="auto"/>
              </w:divBdr>
            </w:div>
            <w:div w:id="841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65">
      <w:bodyDiv w:val="1"/>
      <w:marLeft w:val="0"/>
      <w:marRight w:val="0"/>
      <w:marTop w:val="0"/>
      <w:marBottom w:val="0"/>
      <w:divBdr>
        <w:top w:val="none" w:sz="0" w:space="0" w:color="auto"/>
        <w:left w:val="none" w:sz="0" w:space="0" w:color="auto"/>
        <w:bottom w:val="none" w:sz="0" w:space="0" w:color="auto"/>
        <w:right w:val="none" w:sz="0" w:space="0" w:color="auto"/>
      </w:divBdr>
    </w:div>
    <w:div w:id="1694720467">
      <w:bodyDiv w:val="1"/>
      <w:marLeft w:val="0"/>
      <w:marRight w:val="0"/>
      <w:marTop w:val="0"/>
      <w:marBottom w:val="0"/>
      <w:divBdr>
        <w:top w:val="none" w:sz="0" w:space="0" w:color="auto"/>
        <w:left w:val="none" w:sz="0" w:space="0" w:color="auto"/>
        <w:bottom w:val="none" w:sz="0" w:space="0" w:color="auto"/>
        <w:right w:val="none" w:sz="0" w:space="0" w:color="auto"/>
      </w:divBdr>
    </w:div>
    <w:div w:id="1842699538">
      <w:bodyDiv w:val="1"/>
      <w:marLeft w:val="0"/>
      <w:marRight w:val="0"/>
      <w:marTop w:val="0"/>
      <w:marBottom w:val="0"/>
      <w:divBdr>
        <w:top w:val="none" w:sz="0" w:space="0" w:color="auto"/>
        <w:left w:val="none" w:sz="0" w:space="0" w:color="auto"/>
        <w:bottom w:val="none" w:sz="0" w:space="0" w:color="auto"/>
        <w:right w:val="none" w:sz="0" w:space="0" w:color="auto"/>
      </w:divBdr>
    </w:div>
    <w:div w:id="202559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a\Download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7" ma:contentTypeDescription="Create a new document." ma:contentTypeScope="" ma:versionID="752ad98e4cd1bed251adfdbc8a385201">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1969d46785b96dd5caae9061e9184edb"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element ref="ns2:lcf76f155ced4ddcb4097134ff3c332f" minOccurs="0"/>
                <xsd:element ref="ns3:TaxCatchAll" minOccurs="0"/>
                <xsd:element ref="ns2:PageCount" minOccurs="0"/>
                <xsd:element ref="ns2:DaysAllocated" minOccurs="0"/>
                <xsd:element ref="ns2:MediaServiceSearchProperties" minOccurs="0"/>
                <xsd:element ref="ns2:Editorial_x0020_Sco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description="&quot;attack&quot; in &quot;Compressor&quot; bullet point&#10;&#10;I am keeping this highlighted so that I can explain what Attack (technical sound term) means in the Glossary." ma:format="Dropdown" ma:internalName="NoteforSelf">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PageCount" ma:index="31" nillable="true" ma:displayName="Page Count" ma:format="Dropdown" ma:internalName="PageCount" ma:percentage="FALSE">
      <xsd:simpleType>
        <xsd:restriction base="dms:Number"/>
      </xsd:simpleType>
    </xsd:element>
    <xsd:element name="DaysAllocated" ma:index="32" nillable="true" ma:displayName="Days Allocated" ma:decimals="0" ma:default="1" ma:format="Dropdown" ma:internalName="DaysAllocated" ma:percentage="FALSE">
      <xsd:simpleType>
        <xsd:restriction base="dms:Number"/>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Editorial_x0020_Score" ma:index="34" nillable="true" ma:displayName="TR Score" ma:decimals="1" ma:format="Dropdown" ma:internalName="Editorial_x0020_Score" ma:percentage="FALSE">
      <xsd:simpleType>
        <xsd:restriction base="dms:Number">
          <xsd:maxInclusive value="10"/>
          <xsd:minInclusive value="1"/>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30"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 xsi:nil="true"/>
    <NoteforSelf xmlns="f4287df7-c0e0-444d-ba8d-6c830a3079b3" xsi:nil="true"/>
    <PageCount xmlns="f4287df7-c0e0-444d-ba8d-6c830a3079b3" xsi:nil="true"/>
    <Category xmlns="f4287df7-c0e0-444d-ba8d-6c830a3079b3" xsi:nil="true"/>
    <PlagiarismOriginality xmlns="f4287df7-c0e0-444d-ba8d-6c830a3079b3" xsi:nil="true"/>
  </documentManagement>
</p:properties>
</file>

<file path=customXml/itemProps1.xml><?xml version="1.0" encoding="utf-8"?>
<ds:datastoreItem xmlns:ds="http://schemas.openxmlformats.org/officeDocument/2006/customXml" ds:itemID="{050783DE-A122-45D9-A33C-18012608DED9}">
  <ds:schemaRefs>
    <ds:schemaRef ds:uri="http://schemas.openxmlformats.org/officeDocument/2006/bibliography"/>
  </ds:schemaRefs>
</ds:datastoreItem>
</file>

<file path=customXml/itemProps2.xml><?xml version="1.0" encoding="utf-8"?>
<ds:datastoreItem xmlns:ds="http://schemas.openxmlformats.org/officeDocument/2006/customXml" ds:itemID="{9CA32C9D-493C-4754-BB1E-ACABF5771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5</TotalTime>
  <Pages>39</Pages>
  <Words>7508</Words>
  <Characters>41671</Characters>
  <Application>Microsoft Office Word</Application>
  <DocSecurity>0</DocSecurity>
  <Lines>570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Clint Bodungen</cp:lastModifiedBy>
  <cp:revision>8</cp:revision>
  <dcterms:created xsi:type="dcterms:W3CDTF">2023-05-07T14:32:00Z</dcterms:created>
  <dcterms:modified xsi:type="dcterms:W3CDTF">2023-05-07T14:36:00Z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ies>
</file>